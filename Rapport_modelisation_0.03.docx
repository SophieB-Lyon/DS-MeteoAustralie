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E08B1" w14:textId="5D729082" w:rsidR="009D3551" w:rsidRPr="003D198E" w:rsidRDefault="009B4D1B" w:rsidP="0028353F">
      <w:pPr>
        <w:spacing w:before="4000"/>
        <w:jc w:val="center"/>
        <w:rPr>
          <w:sz w:val="72"/>
          <w:szCs w:val="72"/>
        </w:rPr>
      </w:pPr>
      <w:r>
        <w:rPr>
          <w:sz w:val="72"/>
          <w:szCs w:val="72"/>
        </w:rPr>
        <w:t xml:space="preserve">Rapport </w:t>
      </w:r>
      <w:r w:rsidR="002D3AB3">
        <w:rPr>
          <w:sz w:val="72"/>
          <w:szCs w:val="72"/>
        </w:rPr>
        <w:t xml:space="preserve">de modélisation </w:t>
      </w:r>
      <w:r>
        <w:rPr>
          <w:sz w:val="72"/>
          <w:szCs w:val="72"/>
        </w:rPr>
        <w:t>sur les données météorologiques Australiennes</w:t>
      </w:r>
    </w:p>
    <w:p w14:paraId="4980CCC1" w14:textId="1A7564CC" w:rsidR="0079273D" w:rsidRDefault="0079273D" w:rsidP="00E53116">
      <w:pPr>
        <w:jc w:val="center"/>
        <w:rPr>
          <w:sz w:val="36"/>
          <w:szCs w:val="36"/>
        </w:rPr>
      </w:pPr>
    </w:p>
    <w:p w14:paraId="24A8A7C0" w14:textId="59D6F089" w:rsidR="0079273D" w:rsidRDefault="0006198E" w:rsidP="0006198E">
      <w:pPr>
        <w:rPr>
          <w:sz w:val="36"/>
          <w:szCs w:val="36"/>
        </w:rPr>
      </w:pPr>
      <w:r>
        <w:rPr>
          <w:sz w:val="36"/>
          <w:szCs w:val="36"/>
        </w:rPr>
        <w:tab/>
        <w:t xml:space="preserve">Formation : </w:t>
      </w:r>
      <w:r>
        <w:rPr>
          <w:sz w:val="36"/>
          <w:szCs w:val="36"/>
        </w:rPr>
        <w:tab/>
        <w:t xml:space="preserve">Data </w:t>
      </w:r>
      <w:proofErr w:type="spellStart"/>
      <w:r>
        <w:rPr>
          <w:sz w:val="36"/>
          <w:szCs w:val="36"/>
        </w:rPr>
        <w:t>Scientist</w:t>
      </w:r>
      <w:proofErr w:type="spellEnd"/>
      <w:r>
        <w:rPr>
          <w:sz w:val="36"/>
          <w:szCs w:val="36"/>
        </w:rPr>
        <w:t xml:space="preserve"> (05/2023 – 04/2024)</w:t>
      </w:r>
    </w:p>
    <w:p w14:paraId="19786E83" w14:textId="74B23FA8" w:rsidR="0079273D" w:rsidRDefault="00634FD2" w:rsidP="00634FD2">
      <w:pPr>
        <w:rPr>
          <w:sz w:val="36"/>
          <w:szCs w:val="36"/>
        </w:rPr>
      </w:pPr>
      <w:r>
        <w:rPr>
          <w:sz w:val="36"/>
          <w:szCs w:val="36"/>
        </w:rPr>
        <w:tab/>
        <w:t xml:space="preserve">Encadrant : </w:t>
      </w:r>
      <w:r>
        <w:rPr>
          <w:sz w:val="36"/>
          <w:szCs w:val="36"/>
        </w:rPr>
        <w:tab/>
        <w:t>Frances</w:t>
      </w:r>
      <w:r w:rsidR="00597A73">
        <w:rPr>
          <w:sz w:val="36"/>
          <w:szCs w:val="36"/>
        </w:rPr>
        <w:t>c</w:t>
      </w:r>
      <w:r>
        <w:rPr>
          <w:sz w:val="36"/>
          <w:szCs w:val="36"/>
        </w:rPr>
        <w:t>o </w:t>
      </w:r>
      <w:r w:rsidR="00597A73">
        <w:rPr>
          <w:sz w:val="36"/>
          <w:szCs w:val="36"/>
        </w:rPr>
        <w:t>MADRISOTTI</w:t>
      </w:r>
    </w:p>
    <w:p w14:paraId="1A52B2A4" w14:textId="0AB72701" w:rsidR="00634FD2" w:rsidRPr="00C04285" w:rsidRDefault="00634FD2" w:rsidP="00634FD2">
      <w:pPr>
        <w:rPr>
          <w:sz w:val="36"/>
          <w:szCs w:val="36"/>
        </w:rPr>
      </w:pPr>
      <w:r>
        <w:rPr>
          <w:sz w:val="36"/>
          <w:szCs w:val="36"/>
        </w:rPr>
        <w:tab/>
        <w:t>Réalisateurs :  Sophie BERTHIER</w:t>
      </w:r>
    </w:p>
    <w:p w14:paraId="468DDCC8" w14:textId="5042582A" w:rsidR="00634FD2" w:rsidRDefault="00634FD2" w:rsidP="00634FD2">
      <w:pPr>
        <w:rPr>
          <w:sz w:val="36"/>
          <w:szCs w:val="36"/>
        </w:rPr>
      </w:pPr>
      <w:r>
        <w:rPr>
          <w:sz w:val="36"/>
          <w:szCs w:val="36"/>
        </w:rPr>
        <w:tab/>
      </w:r>
      <w:r>
        <w:rPr>
          <w:sz w:val="36"/>
          <w:szCs w:val="36"/>
        </w:rPr>
        <w:tab/>
      </w:r>
      <w:r>
        <w:rPr>
          <w:sz w:val="36"/>
          <w:szCs w:val="36"/>
        </w:rPr>
        <w:tab/>
      </w:r>
      <w:r>
        <w:rPr>
          <w:sz w:val="36"/>
          <w:szCs w:val="36"/>
        </w:rPr>
        <w:tab/>
        <w:t>Luciano LANGHI</w:t>
      </w:r>
    </w:p>
    <w:p w14:paraId="74D03422" w14:textId="28C49AEE" w:rsidR="009D3551" w:rsidRDefault="00F339FA" w:rsidP="00634FD2">
      <w:pPr>
        <w:ind w:left="2124" w:firstLine="708"/>
        <w:rPr>
          <w:sz w:val="36"/>
          <w:szCs w:val="36"/>
        </w:rPr>
      </w:pPr>
      <w:r>
        <w:rPr>
          <w:sz w:val="36"/>
          <w:szCs w:val="36"/>
        </w:rPr>
        <w:t>Quyen THIEU MARCAUD</w:t>
      </w:r>
    </w:p>
    <w:p w14:paraId="6114CB1C" w14:textId="6EDF5CBB" w:rsidR="00F339FA" w:rsidRDefault="00F339FA" w:rsidP="00E53116">
      <w:pPr>
        <w:jc w:val="center"/>
        <w:rPr>
          <w:sz w:val="36"/>
          <w:szCs w:val="36"/>
        </w:rPr>
      </w:pPr>
    </w:p>
    <w:p w14:paraId="09F55FC8" w14:textId="7C707E1B" w:rsidR="000A3F9E" w:rsidRDefault="000A3F9E" w:rsidP="00E53116">
      <w:pPr>
        <w:jc w:val="center"/>
        <w:rPr>
          <w:sz w:val="36"/>
          <w:szCs w:val="36"/>
        </w:rPr>
      </w:pPr>
      <w:r>
        <w:rPr>
          <w:sz w:val="36"/>
          <w:szCs w:val="36"/>
        </w:rPr>
        <w:t>Le</w:t>
      </w:r>
      <w:proofErr w:type="gramStart"/>
      <w:r>
        <w:rPr>
          <w:sz w:val="36"/>
          <w:szCs w:val="36"/>
        </w:rPr>
        <w:t xml:space="preserve"> </w:t>
      </w:r>
      <w:r w:rsidR="00981349">
        <w:rPr>
          <w:sz w:val="36"/>
          <w:szCs w:val="36"/>
        </w:rPr>
        <w:t>..</w:t>
      </w:r>
      <w:proofErr w:type="gramEnd"/>
      <w:r>
        <w:rPr>
          <w:sz w:val="36"/>
          <w:szCs w:val="36"/>
        </w:rPr>
        <w:t>/</w:t>
      </w:r>
      <w:r w:rsidR="00981349">
        <w:rPr>
          <w:sz w:val="36"/>
          <w:szCs w:val="36"/>
        </w:rPr>
        <w:t>..</w:t>
      </w:r>
      <w:r>
        <w:rPr>
          <w:sz w:val="36"/>
          <w:szCs w:val="36"/>
        </w:rPr>
        <w:t xml:space="preserve">/2023 </w:t>
      </w:r>
      <w:r w:rsidR="00981349">
        <w:rPr>
          <w:sz w:val="36"/>
          <w:szCs w:val="36"/>
        </w:rPr>
        <w:t>–</w:t>
      </w:r>
      <w:r>
        <w:rPr>
          <w:sz w:val="36"/>
          <w:szCs w:val="36"/>
        </w:rPr>
        <w:t xml:space="preserve"> </w:t>
      </w:r>
      <w:proofErr w:type="spellStart"/>
      <w:r w:rsidR="00981349">
        <w:rPr>
          <w:sz w:val="36"/>
          <w:szCs w:val="36"/>
        </w:rPr>
        <w:t>work</w:t>
      </w:r>
      <w:proofErr w:type="spellEnd"/>
      <w:r w:rsidR="00981349">
        <w:rPr>
          <w:sz w:val="36"/>
          <w:szCs w:val="36"/>
        </w:rPr>
        <w:t xml:space="preserve"> in </w:t>
      </w:r>
      <w:proofErr w:type="spellStart"/>
      <w:r w:rsidR="00981349">
        <w:rPr>
          <w:sz w:val="36"/>
          <w:szCs w:val="36"/>
        </w:rPr>
        <w:t>progress</w:t>
      </w:r>
      <w:proofErr w:type="spellEnd"/>
    </w:p>
    <w:p w14:paraId="3CFB9574" w14:textId="229EDECC" w:rsidR="005E7FD6" w:rsidRDefault="005E7FD6" w:rsidP="00BB75C3">
      <w:pPr>
        <w:spacing w:after="3000"/>
        <w:jc w:val="center"/>
        <w:rPr>
          <w:color w:val="4F81BD" w:themeColor="accent1"/>
        </w:rPr>
      </w:pPr>
    </w:p>
    <w:p w14:paraId="1AA159D6" w14:textId="067F0EFD" w:rsidR="005E7FD6" w:rsidRDefault="005E7FD6" w:rsidP="00EA78A9">
      <w:pPr>
        <w:rPr>
          <w:color w:val="4F81BD" w:themeColor="accent1"/>
        </w:rPr>
      </w:pPr>
    </w:p>
    <w:p w14:paraId="536EA200" w14:textId="77777777" w:rsidR="0079273D" w:rsidRDefault="0079273D" w:rsidP="00EA78A9"/>
    <w:sdt>
      <w:sdtPr>
        <w:rPr>
          <w:rFonts w:asciiTheme="minorHAnsi" w:eastAsiaTheme="minorHAnsi" w:hAnsiTheme="minorHAnsi" w:cstheme="minorBidi"/>
          <w:b w:val="0"/>
          <w:bCs w:val="0"/>
          <w:color w:val="auto"/>
          <w:sz w:val="24"/>
          <w:szCs w:val="24"/>
          <w:lang w:eastAsia="en-US"/>
        </w:rPr>
        <w:id w:val="-751202957"/>
        <w:docPartObj>
          <w:docPartGallery w:val="Table of Contents"/>
          <w:docPartUnique/>
        </w:docPartObj>
      </w:sdtPr>
      <w:sdtEndPr>
        <w:rPr>
          <w:rFonts w:ascii="Times New Roman" w:hAnsi="Times New Roman"/>
        </w:rPr>
      </w:sdtEndPr>
      <w:sdtContent>
        <w:p w14:paraId="3B00204A" w14:textId="77777777" w:rsidR="005E7FD6" w:rsidRDefault="005E7FD6" w:rsidP="009052A9">
          <w:pPr>
            <w:pStyle w:val="En-ttedetabledesmatires"/>
            <w:numPr>
              <w:ilvl w:val="0"/>
              <w:numId w:val="0"/>
            </w:numPr>
            <w:ind w:left="432" w:hanging="432"/>
          </w:pPr>
          <w:r>
            <w:t>Table des matières</w:t>
          </w:r>
        </w:p>
        <w:p w14:paraId="7ED637A8" w14:textId="64E2089E" w:rsidR="003E2803" w:rsidRDefault="005E7FD6">
          <w:pPr>
            <w:pStyle w:val="TM1"/>
            <w:rPr>
              <w:rFonts w:asciiTheme="minorHAnsi" w:eastAsiaTheme="minorEastAsia" w:hAnsiTheme="minorHAnsi"/>
              <w:noProof/>
              <w:sz w:val="22"/>
              <w:szCs w:val="22"/>
              <w:lang w:eastAsia="fr-FR"/>
            </w:rPr>
          </w:pPr>
          <w:r>
            <w:fldChar w:fldCharType="begin"/>
          </w:r>
          <w:r>
            <w:instrText xml:space="preserve"> TOC \o "1-3" \h \z \u </w:instrText>
          </w:r>
          <w:r>
            <w:fldChar w:fldCharType="separate"/>
          </w:r>
          <w:hyperlink w:anchor="_Toc152009242" w:history="1">
            <w:r w:rsidR="003E2803" w:rsidRPr="008267D8">
              <w:rPr>
                <w:rStyle w:val="Lienhypertexte"/>
                <w:noProof/>
              </w:rPr>
              <w:t>1</w:t>
            </w:r>
            <w:r w:rsidR="003E2803">
              <w:rPr>
                <w:rFonts w:asciiTheme="minorHAnsi" w:eastAsiaTheme="minorEastAsia" w:hAnsiTheme="minorHAnsi"/>
                <w:noProof/>
                <w:sz w:val="22"/>
                <w:szCs w:val="22"/>
                <w:lang w:eastAsia="fr-FR"/>
              </w:rPr>
              <w:tab/>
            </w:r>
            <w:r w:rsidR="003E2803" w:rsidRPr="008267D8">
              <w:rPr>
                <w:rStyle w:val="Lienhypertexte"/>
                <w:noProof/>
              </w:rPr>
              <w:t>Introduction</w:t>
            </w:r>
            <w:r w:rsidR="003E2803">
              <w:rPr>
                <w:noProof/>
                <w:webHidden/>
              </w:rPr>
              <w:tab/>
            </w:r>
            <w:r w:rsidR="003E2803">
              <w:rPr>
                <w:noProof/>
                <w:webHidden/>
              </w:rPr>
              <w:fldChar w:fldCharType="begin"/>
            </w:r>
            <w:r w:rsidR="003E2803">
              <w:rPr>
                <w:noProof/>
                <w:webHidden/>
              </w:rPr>
              <w:instrText xml:space="preserve"> PAGEREF _Toc152009242 \h </w:instrText>
            </w:r>
            <w:r w:rsidR="003E2803">
              <w:rPr>
                <w:noProof/>
                <w:webHidden/>
              </w:rPr>
            </w:r>
            <w:r w:rsidR="003E2803">
              <w:rPr>
                <w:noProof/>
                <w:webHidden/>
              </w:rPr>
              <w:fldChar w:fldCharType="separate"/>
            </w:r>
            <w:r w:rsidR="003E2803">
              <w:rPr>
                <w:noProof/>
                <w:webHidden/>
              </w:rPr>
              <w:t>3</w:t>
            </w:r>
            <w:r w:rsidR="003E2803">
              <w:rPr>
                <w:noProof/>
                <w:webHidden/>
              </w:rPr>
              <w:fldChar w:fldCharType="end"/>
            </w:r>
          </w:hyperlink>
        </w:p>
        <w:p w14:paraId="7B22320C" w14:textId="69A05188" w:rsidR="003E2803" w:rsidRDefault="00000000">
          <w:pPr>
            <w:pStyle w:val="TM2"/>
            <w:rPr>
              <w:rFonts w:asciiTheme="minorHAnsi" w:eastAsiaTheme="minorEastAsia" w:hAnsiTheme="minorHAnsi"/>
              <w:noProof/>
              <w:sz w:val="22"/>
              <w:szCs w:val="22"/>
              <w:lang w:eastAsia="fr-FR"/>
            </w:rPr>
          </w:pPr>
          <w:hyperlink w:anchor="_Toc152009243" w:history="1">
            <w:r w:rsidR="003E2803" w:rsidRPr="008267D8">
              <w:rPr>
                <w:rStyle w:val="Lienhypertexte"/>
                <w:noProof/>
              </w:rPr>
              <w:t>1.1</w:t>
            </w:r>
            <w:r w:rsidR="003E2803">
              <w:rPr>
                <w:rFonts w:asciiTheme="minorHAnsi" w:eastAsiaTheme="minorEastAsia" w:hAnsiTheme="minorHAnsi"/>
                <w:noProof/>
                <w:sz w:val="22"/>
                <w:szCs w:val="22"/>
                <w:lang w:eastAsia="fr-FR"/>
              </w:rPr>
              <w:tab/>
            </w:r>
            <w:r w:rsidR="003E2803" w:rsidRPr="008267D8">
              <w:rPr>
                <w:rStyle w:val="Lienhypertexte"/>
                <w:noProof/>
              </w:rPr>
              <w:t>Méthodologie</w:t>
            </w:r>
            <w:r w:rsidR="003E2803">
              <w:rPr>
                <w:noProof/>
                <w:webHidden/>
              </w:rPr>
              <w:tab/>
            </w:r>
            <w:r w:rsidR="003E2803">
              <w:rPr>
                <w:noProof/>
                <w:webHidden/>
              </w:rPr>
              <w:fldChar w:fldCharType="begin"/>
            </w:r>
            <w:r w:rsidR="003E2803">
              <w:rPr>
                <w:noProof/>
                <w:webHidden/>
              </w:rPr>
              <w:instrText xml:space="preserve"> PAGEREF _Toc152009243 \h </w:instrText>
            </w:r>
            <w:r w:rsidR="003E2803">
              <w:rPr>
                <w:noProof/>
                <w:webHidden/>
              </w:rPr>
            </w:r>
            <w:r w:rsidR="003E2803">
              <w:rPr>
                <w:noProof/>
                <w:webHidden/>
              </w:rPr>
              <w:fldChar w:fldCharType="separate"/>
            </w:r>
            <w:r w:rsidR="003E2803">
              <w:rPr>
                <w:noProof/>
                <w:webHidden/>
              </w:rPr>
              <w:t>3</w:t>
            </w:r>
            <w:r w:rsidR="003E2803">
              <w:rPr>
                <w:noProof/>
                <w:webHidden/>
              </w:rPr>
              <w:fldChar w:fldCharType="end"/>
            </w:r>
          </w:hyperlink>
        </w:p>
        <w:p w14:paraId="69E6E6AD" w14:textId="1106CC46" w:rsidR="003E2803" w:rsidRDefault="00000000">
          <w:pPr>
            <w:pStyle w:val="TM2"/>
            <w:rPr>
              <w:rFonts w:asciiTheme="minorHAnsi" w:eastAsiaTheme="minorEastAsia" w:hAnsiTheme="minorHAnsi"/>
              <w:noProof/>
              <w:sz w:val="22"/>
              <w:szCs w:val="22"/>
              <w:lang w:eastAsia="fr-FR"/>
            </w:rPr>
          </w:pPr>
          <w:hyperlink w:anchor="_Toc152009244" w:history="1">
            <w:r w:rsidR="003E2803" w:rsidRPr="008267D8">
              <w:rPr>
                <w:rStyle w:val="Lienhypertexte"/>
                <w:noProof/>
              </w:rPr>
              <w:t>1.2</w:t>
            </w:r>
            <w:r w:rsidR="003E2803">
              <w:rPr>
                <w:rFonts w:asciiTheme="minorHAnsi" w:eastAsiaTheme="minorEastAsia" w:hAnsiTheme="minorHAnsi"/>
                <w:noProof/>
                <w:sz w:val="22"/>
                <w:szCs w:val="22"/>
                <w:lang w:eastAsia="fr-FR"/>
              </w:rPr>
              <w:tab/>
            </w:r>
            <w:r w:rsidR="003E2803" w:rsidRPr="008267D8">
              <w:rPr>
                <w:rStyle w:val="Lienhypertexte"/>
                <w:noProof/>
              </w:rPr>
              <w:t>Approches</w:t>
            </w:r>
            <w:r w:rsidR="003E2803">
              <w:rPr>
                <w:noProof/>
                <w:webHidden/>
              </w:rPr>
              <w:tab/>
            </w:r>
            <w:r w:rsidR="003E2803">
              <w:rPr>
                <w:noProof/>
                <w:webHidden/>
              </w:rPr>
              <w:fldChar w:fldCharType="begin"/>
            </w:r>
            <w:r w:rsidR="003E2803">
              <w:rPr>
                <w:noProof/>
                <w:webHidden/>
              </w:rPr>
              <w:instrText xml:space="preserve"> PAGEREF _Toc152009244 \h </w:instrText>
            </w:r>
            <w:r w:rsidR="003E2803">
              <w:rPr>
                <w:noProof/>
                <w:webHidden/>
              </w:rPr>
            </w:r>
            <w:r w:rsidR="003E2803">
              <w:rPr>
                <w:noProof/>
                <w:webHidden/>
              </w:rPr>
              <w:fldChar w:fldCharType="separate"/>
            </w:r>
            <w:r w:rsidR="003E2803">
              <w:rPr>
                <w:noProof/>
                <w:webHidden/>
              </w:rPr>
              <w:t>3</w:t>
            </w:r>
            <w:r w:rsidR="003E2803">
              <w:rPr>
                <w:noProof/>
                <w:webHidden/>
              </w:rPr>
              <w:fldChar w:fldCharType="end"/>
            </w:r>
          </w:hyperlink>
        </w:p>
        <w:p w14:paraId="5A2C5F7A" w14:textId="50E46171" w:rsidR="003E2803" w:rsidRDefault="00000000">
          <w:pPr>
            <w:pStyle w:val="TM1"/>
            <w:rPr>
              <w:rFonts w:asciiTheme="minorHAnsi" w:eastAsiaTheme="minorEastAsia" w:hAnsiTheme="minorHAnsi"/>
              <w:noProof/>
              <w:sz w:val="22"/>
              <w:szCs w:val="22"/>
              <w:lang w:eastAsia="fr-FR"/>
            </w:rPr>
          </w:pPr>
          <w:hyperlink w:anchor="_Toc152009245" w:history="1">
            <w:r w:rsidR="003E2803" w:rsidRPr="008267D8">
              <w:rPr>
                <w:rStyle w:val="Lienhypertexte"/>
                <w:noProof/>
              </w:rPr>
              <w:t>2</w:t>
            </w:r>
            <w:r w:rsidR="003E2803">
              <w:rPr>
                <w:rFonts w:asciiTheme="minorHAnsi" w:eastAsiaTheme="minorEastAsia" w:hAnsiTheme="minorHAnsi"/>
                <w:noProof/>
                <w:sz w:val="22"/>
                <w:szCs w:val="22"/>
                <w:lang w:eastAsia="fr-FR"/>
              </w:rPr>
              <w:tab/>
            </w:r>
            <w:r w:rsidR="003E2803" w:rsidRPr="008267D8">
              <w:rPr>
                <w:rStyle w:val="Lienhypertexte"/>
                <w:noProof/>
              </w:rPr>
              <w:t>RainTomorrow</w:t>
            </w:r>
            <w:r w:rsidR="003E2803">
              <w:rPr>
                <w:noProof/>
                <w:webHidden/>
              </w:rPr>
              <w:tab/>
            </w:r>
            <w:r w:rsidR="003E2803">
              <w:rPr>
                <w:noProof/>
                <w:webHidden/>
              </w:rPr>
              <w:fldChar w:fldCharType="begin"/>
            </w:r>
            <w:r w:rsidR="003E2803">
              <w:rPr>
                <w:noProof/>
                <w:webHidden/>
              </w:rPr>
              <w:instrText xml:space="preserve"> PAGEREF _Toc152009245 \h </w:instrText>
            </w:r>
            <w:r w:rsidR="003E2803">
              <w:rPr>
                <w:noProof/>
                <w:webHidden/>
              </w:rPr>
            </w:r>
            <w:r w:rsidR="003E2803">
              <w:rPr>
                <w:noProof/>
                <w:webHidden/>
              </w:rPr>
              <w:fldChar w:fldCharType="separate"/>
            </w:r>
            <w:r w:rsidR="003E2803">
              <w:rPr>
                <w:noProof/>
                <w:webHidden/>
              </w:rPr>
              <w:t>4</w:t>
            </w:r>
            <w:r w:rsidR="003E2803">
              <w:rPr>
                <w:noProof/>
                <w:webHidden/>
              </w:rPr>
              <w:fldChar w:fldCharType="end"/>
            </w:r>
          </w:hyperlink>
        </w:p>
        <w:p w14:paraId="7357A2FC" w14:textId="78EB4386" w:rsidR="003E2803" w:rsidRDefault="00000000">
          <w:pPr>
            <w:pStyle w:val="TM2"/>
            <w:rPr>
              <w:rFonts w:asciiTheme="minorHAnsi" w:eastAsiaTheme="minorEastAsia" w:hAnsiTheme="minorHAnsi"/>
              <w:noProof/>
              <w:sz w:val="22"/>
              <w:szCs w:val="22"/>
              <w:lang w:eastAsia="fr-FR"/>
            </w:rPr>
          </w:pPr>
          <w:hyperlink w:anchor="_Toc152009246" w:history="1">
            <w:r w:rsidR="003E2803" w:rsidRPr="008267D8">
              <w:rPr>
                <w:rStyle w:val="Lienhypertexte"/>
                <w:noProof/>
              </w:rPr>
              <w:t>2.1</w:t>
            </w:r>
            <w:r w:rsidR="003E2803">
              <w:rPr>
                <w:rFonts w:asciiTheme="minorHAnsi" w:eastAsiaTheme="minorEastAsia" w:hAnsiTheme="minorHAnsi"/>
                <w:noProof/>
                <w:sz w:val="22"/>
                <w:szCs w:val="22"/>
                <w:lang w:eastAsia="fr-FR"/>
              </w:rPr>
              <w:tab/>
            </w:r>
            <w:r w:rsidR="003E2803" w:rsidRPr="008267D8">
              <w:rPr>
                <w:rStyle w:val="Lienhypertexte"/>
                <w:noProof/>
              </w:rPr>
              <w:t>Rappel sur déséquilibre</w:t>
            </w:r>
            <w:r w:rsidR="003E2803">
              <w:rPr>
                <w:noProof/>
                <w:webHidden/>
              </w:rPr>
              <w:tab/>
            </w:r>
            <w:r w:rsidR="003E2803">
              <w:rPr>
                <w:noProof/>
                <w:webHidden/>
              </w:rPr>
              <w:fldChar w:fldCharType="begin"/>
            </w:r>
            <w:r w:rsidR="003E2803">
              <w:rPr>
                <w:noProof/>
                <w:webHidden/>
              </w:rPr>
              <w:instrText xml:space="preserve"> PAGEREF _Toc152009246 \h </w:instrText>
            </w:r>
            <w:r w:rsidR="003E2803">
              <w:rPr>
                <w:noProof/>
                <w:webHidden/>
              </w:rPr>
            </w:r>
            <w:r w:rsidR="003E2803">
              <w:rPr>
                <w:noProof/>
                <w:webHidden/>
              </w:rPr>
              <w:fldChar w:fldCharType="separate"/>
            </w:r>
            <w:r w:rsidR="003E2803">
              <w:rPr>
                <w:noProof/>
                <w:webHidden/>
              </w:rPr>
              <w:t>4</w:t>
            </w:r>
            <w:r w:rsidR="003E2803">
              <w:rPr>
                <w:noProof/>
                <w:webHidden/>
              </w:rPr>
              <w:fldChar w:fldCharType="end"/>
            </w:r>
          </w:hyperlink>
        </w:p>
        <w:p w14:paraId="04148B52" w14:textId="0E5ADB99" w:rsidR="003E2803" w:rsidRDefault="00000000">
          <w:pPr>
            <w:pStyle w:val="TM2"/>
            <w:rPr>
              <w:rFonts w:asciiTheme="minorHAnsi" w:eastAsiaTheme="minorEastAsia" w:hAnsiTheme="minorHAnsi"/>
              <w:noProof/>
              <w:sz w:val="22"/>
              <w:szCs w:val="22"/>
              <w:lang w:eastAsia="fr-FR"/>
            </w:rPr>
          </w:pPr>
          <w:hyperlink w:anchor="_Toc152009247" w:history="1">
            <w:r w:rsidR="003E2803" w:rsidRPr="008267D8">
              <w:rPr>
                <w:rStyle w:val="Lienhypertexte"/>
                <w:noProof/>
              </w:rPr>
              <w:t>2.2</w:t>
            </w:r>
            <w:r w:rsidR="003E2803">
              <w:rPr>
                <w:rFonts w:asciiTheme="minorHAnsi" w:eastAsiaTheme="minorEastAsia" w:hAnsiTheme="minorHAnsi"/>
                <w:noProof/>
                <w:sz w:val="22"/>
                <w:szCs w:val="22"/>
                <w:lang w:eastAsia="fr-FR"/>
              </w:rPr>
              <w:tab/>
            </w:r>
            <w:r w:rsidR="003E2803" w:rsidRPr="008267D8">
              <w:rPr>
                <w:rStyle w:val="Lienhypertexte"/>
                <w:noProof/>
              </w:rPr>
              <w:t>Métriques</w:t>
            </w:r>
            <w:r w:rsidR="003E2803">
              <w:rPr>
                <w:noProof/>
                <w:webHidden/>
              </w:rPr>
              <w:tab/>
            </w:r>
            <w:r w:rsidR="003E2803">
              <w:rPr>
                <w:noProof/>
                <w:webHidden/>
              </w:rPr>
              <w:fldChar w:fldCharType="begin"/>
            </w:r>
            <w:r w:rsidR="003E2803">
              <w:rPr>
                <w:noProof/>
                <w:webHidden/>
              </w:rPr>
              <w:instrText xml:space="preserve"> PAGEREF _Toc152009247 \h </w:instrText>
            </w:r>
            <w:r w:rsidR="003E2803">
              <w:rPr>
                <w:noProof/>
                <w:webHidden/>
              </w:rPr>
            </w:r>
            <w:r w:rsidR="003E2803">
              <w:rPr>
                <w:noProof/>
                <w:webHidden/>
              </w:rPr>
              <w:fldChar w:fldCharType="separate"/>
            </w:r>
            <w:r w:rsidR="003E2803">
              <w:rPr>
                <w:noProof/>
                <w:webHidden/>
              </w:rPr>
              <w:t>4</w:t>
            </w:r>
            <w:r w:rsidR="003E2803">
              <w:rPr>
                <w:noProof/>
                <w:webHidden/>
              </w:rPr>
              <w:fldChar w:fldCharType="end"/>
            </w:r>
          </w:hyperlink>
        </w:p>
        <w:p w14:paraId="23318050" w14:textId="63244F24" w:rsidR="003E2803" w:rsidRDefault="00000000">
          <w:pPr>
            <w:pStyle w:val="TM2"/>
            <w:rPr>
              <w:rFonts w:asciiTheme="minorHAnsi" w:eastAsiaTheme="minorEastAsia" w:hAnsiTheme="minorHAnsi"/>
              <w:noProof/>
              <w:sz w:val="22"/>
              <w:szCs w:val="22"/>
              <w:lang w:eastAsia="fr-FR"/>
            </w:rPr>
          </w:pPr>
          <w:hyperlink w:anchor="_Toc152009248" w:history="1">
            <w:r w:rsidR="003E2803" w:rsidRPr="008267D8">
              <w:rPr>
                <w:rStyle w:val="Lienhypertexte"/>
                <w:noProof/>
              </w:rPr>
              <w:t>2.3</w:t>
            </w:r>
            <w:r w:rsidR="003E2803">
              <w:rPr>
                <w:rFonts w:asciiTheme="minorHAnsi" w:eastAsiaTheme="minorEastAsia" w:hAnsiTheme="minorHAnsi"/>
                <w:noProof/>
                <w:sz w:val="22"/>
                <w:szCs w:val="22"/>
                <w:lang w:eastAsia="fr-FR"/>
              </w:rPr>
              <w:tab/>
            </w:r>
            <w:r w:rsidR="003E2803" w:rsidRPr="008267D8">
              <w:rPr>
                <w:rStyle w:val="Lienhypertexte"/>
                <w:noProof/>
              </w:rPr>
              <w:t>Résultats de la classification par approches « classiques » via scikit-learn</w:t>
            </w:r>
            <w:r w:rsidR="003E2803">
              <w:rPr>
                <w:noProof/>
                <w:webHidden/>
              </w:rPr>
              <w:tab/>
            </w:r>
            <w:r w:rsidR="003E2803">
              <w:rPr>
                <w:noProof/>
                <w:webHidden/>
              </w:rPr>
              <w:fldChar w:fldCharType="begin"/>
            </w:r>
            <w:r w:rsidR="003E2803">
              <w:rPr>
                <w:noProof/>
                <w:webHidden/>
              </w:rPr>
              <w:instrText xml:space="preserve"> PAGEREF _Toc152009248 \h </w:instrText>
            </w:r>
            <w:r w:rsidR="003E2803">
              <w:rPr>
                <w:noProof/>
                <w:webHidden/>
              </w:rPr>
            </w:r>
            <w:r w:rsidR="003E2803">
              <w:rPr>
                <w:noProof/>
                <w:webHidden/>
              </w:rPr>
              <w:fldChar w:fldCharType="separate"/>
            </w:r>
            <w:r w:rsidR="003E2803">
              <w:rPr>
                <w:noProof/>
                <w:webHidden/>
              </w:rPr>
              <w:t>5</w:t>
            </w:r>
            <w:r w:rsidR="003E2803">
              <w:rPr>
                <w:noProof/>
                <w:webHidden/>
              </w:rPr>
              <w:fldChar w:fldCharType="end"/>
            </w:r>
          </w:hyperlink>
        </w:p>
        <w:p w14:paraId="3D144764" w14:textId="4296E20D"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49" w:history="1">
            <w:r w:rsidR="003E2803" w:rsidRPr="008267D8">
              <w:rPr>
                <w:rStyle w:val="Lienhypertexte"/>
                <w:noProof/>
                <w:lang w:val="en-US"/>
              </w:rPr>
              <w:t>2.3.1</w:t>
            </w:r>
            <w:r w:rsidR="003E2803">
              <w:rPr>
                <w:rFonts w:asciiTheme="minorHAnsi" w:eastAsiaTheme="minorEastAsia" w:hAnsiTheme="minorHAnsi"/>
                <w:noProof/>
                <w:sz w:val="22"/>
                <w:szCs w:val="22"/>
                <w:lang w:eastAsia="fr-FR"/>
              </w:rPr>
              <w:tab/>
            </w:r>
            <w:r w:rsidR="003E2803" w:rsidRPr="008267D8">
              <w:rPr>
                <w:rStyle w:val="Lienhypertexte"/>
                <w:noProof/>
                <w:lang w:val="en-US"/>
              </w:rPr>
              <w:t>Modèles étudiés</w:t>
            </w:r>
            <w:r w:rsidR="003E2803">
              <w:rPr>
                <w:noProof/>
                <w:webHidden/>
              </w:rPr>
              <w:tab/>
            </w:r>
            <w:r w:rsidR="003E2803">
              <w:rPr>
                <w:noProof/>
                <w:webHidden/>
              </w:rPr>
              <w:fldChar w:fldCharType="begin"/>
            </w:r>
            <w:r w:rsidR="003E2803">
              <w:rPr>
                <w:noProof/>
                <w:webHidden/>
              </w:rPr>
              <w:instrText xml:space="preserve"> PAGEREF _Toc152009249 \h </w:instrText>
            </w:r>
            <w:r w:rsidR="003E2803">
              <w:rPr>
                <w:noProof/>
                <w:webHidden/>
              </w:rPr>
            </w:r>
            <w:r w:rsidR="003E2803">
              <w:rPr>
                <w:noProof/>
                <w:webHidden/>
              </w:rPr>
              <w:fldChar w:fldCharType="separate"/>
            </w:r>
            <w:r w:rsidR="003E2803">
              <w:rPr>
                <w:noProof/>
                <w:webHidden/>
              </w:rPr>
              <w:t>5</w:t>
            </w:r>
            <w:r w:rsidR="003E2803">
              <w:rPr>
                <w:noProof/>
                <w:webHidden/>
              </w:rPr>
              <w:fldChar w:fldCharType="end"/>
            </w:r>
          </w:hyperlink>
        </w:p>
        <w:p w14:paraId="4E03A85C" w14:textId="39065E5E"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50" w:history="1">
            <w:r w:rsidR="003E2803" w:rsidRPr="008267D8">
              <w:rPr>
                <w:rStyle w:val="Lienhypertexte"/>
                <w:noProof/>
              </w:rPr>
              <w:t>2.3.2</w:t>
            </w:r>
            <w:r w:rsidR="003E2803">
              <w:rPr>
                <w:rFonts w:asciiTheme="minorHAnsi" w:eastAsiaTheme="minorEastAsia" w:hAnsiTheme="minorHAnsi"/>
                <w:noProof/>
                <w:sz w:val="22"/>
                <w:szCs w:val="22"/>
                <w:lang w:eastAsia="fr-FR"/>
              </w:rPr>
              <w:tab/>
            </w:r>
            <w:r w:rsidR="003E2803" w:rsidRPr="008267D8">
              <w:rPr>
                <w:rStyle w:val="Lienhypertexte"/>
                <w:noProof/>
              </w:rPr>
              <w:t>Optimisation de métriques</w:t>
            </w:r>
            <w:r w:rsidR="003E2803">
              <w:rPr>
                <w:noProof/>
                <w:webHidden/>
              </w:rPr>
              <w:tab/>
            </w:r>
            <w:r w:rsidR="003E2803">
              <w:rPr>
                <w:noProof/>
                <w:webHidden/>
              </w:rPr>
              <w:fldChar w:fldCharType="begin"/>
            </w:r>
            <w:r w:rsidR="003E2803">
              <w:rPr>
                <w:noProof/>
                <w:webHidden/>
              </w:rPr>
              <w:instrText xml:space="preserve"> PAGEREF _Toc152009250 \h </w:instrText>
            </w:r>
            <w:r w:rsidR="003E2803">
              <w:rPr>
                <w:noProof/>
                <w:webHidden/>
              </w:rPr>
            </w:r>
            <w:r w:rsidR="003E2803">
              <w:rPr>
                <w:noProof/>
                <w:webHidden/>
              </w:rPr>
              <w:fldChar w:fldCharType="separate"/>
            </w:r>
            <w:r w:rsidR="003E2803">
              <w:rPr>
                <w:noProof/>
                <w:webHidden/>
              </w:rPr>
              <w:t>5</w:t>
            </w:r>
            <w:r w:rsidR="003E2803">
              <w:rPr>
                <w:noProof/>
                <w:webHidden/>
              </w:rPr>
              <w:fldChar w:fldCharType="end"/>
            </w:r>
          </w:hyperlink>
        </w:p>
        <w:p w14:paraId="7D5EB3E0" w14:textId="51424E0F"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51" w:history="1">
            <w:r w:rsidR="003E2803" w:rsidRPr="008267D8">
              <w:rPr>
                <w:rStyle w:val="Lienhypertexte"/>
                <w:noProof/>
              </w:rPr>
              <w:t>2.3.3</w:t>
            </w:r>
            <w:r w:rsidR="003E2803">
              <w:rPr>
                <w:rFonts w:asciiTheme="minorHAnsi" w:eastAsiaTheme="minorEastAsia" w:hAnsiTheme="minorHAnsi"/>
                <w:noProof/>
                <w:sz w:val="22"/>
                <w:szCs w:val="22"/>
                <w:lang w:eastAsia="fr-FR"/>
              </w:rPr>
              <w:tab/>
            </w:r>
            <w:r w:rsidR="003E2803" w:rsidRPr="008267D8">
              <w:rPr>
                <w:rStyle w:val="Lienhypertexte"/>
                <w:noProof/>
              </w:rPr>
              <w:t>Impact du feature enginerring</w:t>
            </w:r>
            <w:r w:rsidR="003E2803">
              <w:rPr>
                <w:noProof/>
                <w:webHidden/>
              </w:rPr>
              <w:tab/>
            </w:r>
            <w:r w:rsidR="003E2803">
              <w:rPr>
                <w:noProof/>
                <w:webHidden/>
              </w:rPr>
              <w:fldChar w:fldCharType="begin"/>
            </w:r>
            <w:r w:rsidR="003E2803">
              <w:rPr>
                <w:noProof/>
                <w:webHidden/>
              </w:rPr>
              <w:instrText xml:space="preserve"> PAGEREF _Toc152009251 \h </w:instrText>
            </w:r>
            <w:r w:rsidR="003E2803">
              <w:rPr>
                <w:noProof/>
                <w:webHidden/>
              </w:rPr>
            </w:r>
            <w:r w:rsidR="003E2803">
              <w:rPr>
                <w:noProof/>
                <w:webHidden/>
              </w:rPr>
              <w:fldChar w:fldCharType="separate"/>
            </w:r>
            <w:r w:rsidR="003E2803">
              <w:rPr>
                <w:noProof/>
                <w:webHidden/>
              </w:rPr>
              <w:t>12</w:t>
            </w:r>
            <w:r w:rsidR="003E2803">
              <w:rPr>
                <w:noProof/>
                <w:webHidden/>
              </w:rPr>
              <w:fldChar w:fldCharType="end"/>
            </w:r>
          </w:hyperlink>
        </w:p>
        <w:p w14:paraId="35278C24" w14:textId="6FDA2A61"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52" w:history="1">
            <w:r w:rsidR="003E2803" w:rsidRPr="008267D8">
              <w:rPr>
                <w:rStyle w:val="Lienhypertexte"/>
                <w:noProof/>
              </w:rPr>
              <w:t>2.3.4</w:t>
            </w:r>
            <w:r w:rsidR="003E2803">
              <w:rPr>
                <w:rFonts w:asciiTheme="minorHAnsi" w:eastAsiaTheme="minorEastAsia" w:hAnsiTheme="minorHAnsi"/>
                <w:noProof/>
                <w:sz w:val="22"/>
                <w:szCs w:val="22"/>
                <w:lang w:eastAsia="fr-FR"/>
              </w:rPr>
              <w:tab/>
            </w:r>
            <w:r w:rsidR="003E2803" w:rsidRPr="008267D8">
              <w:rPr>
                <w:rStyle w:val="Lienhypertexte"/>
                <w:noProof/>
              </w:rPr>
              <w:t>Seuil de probabilité</w:t>
            </w:r>
            <w:r w:rsidR="003E2803">
              <w:rPr>
                <w:noProof/>
                <w:webHidden/>
              </w:rPr>
              <w:tab/>
            </w:r>
            <w:r w:rsidR="003E2803">
              <w:rPr>
                <w:noProof/>
                <w:webHidden/>
              </w:rPr>
              <w:fldChar w:fldCharType="begin"/>
            </w:r>
            <w:r w:rsidR="003E2803">
              <w:rPr>
                <w:noProof/>
                <w:webHidden/>
              </w:rPr>
              <w:instrText xml:space="preserve"> PAGEREF _Toc152009252 \h </w:instrText>
            </w:r>
            <w:r w:rsidR="003E2803">
              <w:rPr>
                <w:noProof/>
                <w:webHidden/>
              </w:rPr>
            </w:r>
            <w:r w:rsidR="003E2803">
              <w:rPr>
                <w:noProof/>
                <w:webHidden/>
              </w:rPr>
              <w:fldChar w:fldCharType="separate"/>
            </w:r>
            <w:r w:rsidR="003E2803">
              <w:rPr>
                <w:noProof/>
                <w:webHidden/>
              </w:rPr>
              <w:t>13</w:t>
            </w:r>
            <w:r w:rsidR="003E2803">
              <w:rPr>
                <w:noProof/>
                <w:webHidden/>
              </w:rPr>
              <w:fldChar w:fldCharType="end"/>
            </w:r>
          </w:hyperlink>
        </w:p>
        <w:p w14:paraId="49380CFB" w14:textId="0F41DEBA"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53" w:history="1">
            <w:r w:rsidR="003E2803" w:rsidRPr="008267D8">
              <w:rPr>
                <w:rStyle w:val="Lienhypertexte"/>
                <w:noProof/>
              </w:rPr>
              <w:t>2.3.5</w:t>
            </w:r>
            <w:r w:rsidR="003E2803">
              <w:rPr>
                <w:rFonts w:asciiTheme="minorHAnsi" w:eastAsiaTheme="minorEastAsia" w:hAnsiTheme="minorHAnsi"/>
                <w:noProof/>
                <w:sz w:val="22"/>
                <w:szCs w:val="22"/>
                <w:lang w:eastAsia="fr-FR"/>
              </w:rPr>
              <w:tab/>
            </w:r>
            <w:r w:rsidR="003E2803" w:rsidRPr="008267D8">
              <w:rPr>
                <w:rStyle w:val="Lienhypertexte"/>
                <w:noProof/>
              </w:rPr>
              <w:t>Interprétabilité des modèles</w:t>
            </w:r>
            <w:r w:rsidR="003E2803">
              <w:rPr>
                <w:noProof/>
                <w:webHidden/>
              </w:rPr>
              <w:tab/>
            </w:r>
            <w:r w:rsidR="003E2803">
              <w:rPr>
                <w:noProof/>
                <w:webHidden/>
              </w:rPr>
              <w:fldChar w:fldCharType="begin"/>
            </w:r>
            <w:r w:rsidR="003E2803">
              <w:rPr>
                <w:noProof/>
                <w:webHidden/>
              </w:rPr>
              <w:instrText xml:space="preserve"> PAGEREF _Toc152009253 \h </w:instrText>
            </w:r>
            <w:r w:rsidR="003E2803">
              <w:rPr>
                <w:noProof/>
                <w:webHidden/>
              </w:rPr>
            </w:r>
            <w:r w:rsidR="003E2803">
              <w:rPr>
                <w:noProof/>
                <w:webHidden/>
              </w:rPr>
              <w:fldChar w:fldCharType="separate"/>
            </w:r>
            <w:r w:rsidR="003E2803">
              <w:rPr>
                <w:noProof/>
                <w:webHidden/>
              </w:rPr>
              <w:t>16</w:t>
            </w:r>
            <w:r w:rsidR="003E2803">
              <w:rPr>
                <w:noProof/>
                <w:webHidden/>
              </w:rPr>
              <w:fldChar w:fldCharType="end"/>
            </w:r>
          </w:hyperlink>
        </w:p>
        <w:p w14:paraId="0656D31A" w14:textId="3676953D"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54" w:history="1">
            <w:r w:rsidR="003E2803" w:rsidRPr="008267D8">
              <w:rPr>
                <w:rStyle w:val="Lienhypertexte"/>
                <w:noProof/>
              </w:rPr>
              <w:t>2.3.6</w:t>
            </w:r>
            <w:r w:rsidR="003E2803">
              <w:rPr>
                <w:rFonts w:asciiTheme="minorHAnsi" w:eastAsiaTheme="minorEastAsia" w:hAnsiTheme="minorHAnsi"/>
                <w:noProof/>
                <w:sz w:val="22"/>
                <w:szCs w:val="22"/>
                <w:lang w:eastAsia="fr-FR"/>
              </w:rPr>
              <w:tab/>
            </w:r>
            <w:r w:rsidR="003E2803" w:rsidRPr="008267D8">
              <w:rPr>
                <w:rStyle w:val="Lienhypertexte"/>
                <w:noProof/>
              </w:rPr>
              <w:t>Conclusions</w:t>
            </w:r>
            <w:r w:rsidR="003E2803">
              <w:rPr>
                <w:noProof/>
                <w:webHidden/>
              </w:rPr>
              <w:tab/>
            </w:r>
            <w:r w:rsidR="003E2803">
              <w:rPr>
                <w:noProof/>
                <w:webHidden/>
              </w:rPr>
              <w:fldChar w:fldCharType="begin"/>
            </w:r>
            <w:r w:rsidR="003E2803">
              <w:rPr>
                <w:noProof/>
                <w:webHidden/>
              </w:rPr>
              <w:instrText xml:space="preserve"> PAGEREF _Toc152009254 \h </w:instrText>
            </w:r>
            <w:r w:rsidR="003E2803">
              <w:rPr>
                <w:noProof/>
                <w:webHidden/>
              </w:rPr>
            </w:r>
            <w:r w:rsidR="003E2803">
              <w:rPr>
                <w:noProof/>
                <w:webHidden/>
              </w:rPr>
              <w:fldChar w:fldCharType="separate"/>
            </w:r>
            <w:r w:rsidR="003E2803">
              <w:rPr>
                <w:noProof/>
                <w:webHidden/>
              </w:rPr>
              <w:t>23</w:t>
            </w:r>
            <w:r w:rsidR="003E2803">
              <w:rPr>
                <w:noProof/>
                <w:webHidden/>
              </w:rPr>
              <w:fldChar w:fldCharType="end"/>
            </w:r>
          </w:hyperlink>
        </w:p>
        <w:p w14:paraId="4BED3EB9" w14:textId="09E5039A" w:rsidR="003E2803" w:rsidRDefault="00000000">
          <w:pPr>
            <w:pStyle w:val="TM2"/>
            <w:rPr>
              <w:rFonts w:asciiTheme="minorHAnsi" w:eastAsiaTheme="minorEastAsia" w:hAnsiTheme="minorHAnsi"/>
              <w:noProof/>
              <w:sz w:val="22"/>
              <w:szCs w:val="22"/>
              <w:lang w:eastAsia="fr-FR"/>
            </w:rPr>
          </w:pPr>
          <w:hyperlink w:anchor="_Toc152009255" w:history="1">
            <w:r w:rsidR="003E2803" w:rsidRPr="008267D8">
              <w:rPr>
                <w:rStyle w:val="Lienhypertexte"/>
                <w:noProof/>
                <w:lang w:val="en-US"/>
              </w:rPr>
              <w:t>2.4</w:t>
            </w:r>
            <w:r w:rsidR="003E2803">
              <w:rPr>
                <w:rFonts w:asciiTheme="minorHAnsi" w:eastAsiaTheme="minorEastAsia" w:hAnsiTheme="minorHAnsi"/>
                <w:noProof/>
                <w:sz w:val="22"/>
                <w:szCs w:val="22"/>
                <w:lang w:eastAsia="fr-FR"/>
              </w:rPr>
              <w:tab/>
            </w:r>
            <w:r w:rsidR="003E2803" w:rsidRPr="008267D8">
              <w:rPr>
                <w:rStyle w:val="Lienhypertexte"/>
                <w:noProof/>
                <w:lang w:val="en-US"/>
              </w:rPr>
              <w:t>Deep Learning avec Keras et TensorFlow</w:t>
            </w:r>
            <w:r w:rsidR="003E2803">
              <w:rPr>
                <w:noProof/>
                <w:webHidden/>
              </w:rPr>
              <w:tab/>
            </w:r>
            <w:r w:rsidR="003E2803">
              <w:rPr>
                <w:noProof/>
                <w:webHidden/>
              </w:rPr>
              <w:fldChar w:fldCharType="begin"/>
            </w:r>
            <w:r w:rsidR="003E2803">
              <w:rPr>
                <w:noProof/>
                <w:webHidden/>
              </w:rPr>
              <w:instrText xml:space="preserve"> PAGEREF _Toc152009255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678C1479" w14:textId="39BE2900"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56" w:history="1">
            <w:r w:rsidR="003E2803" w:rsidRPr="008267D8">
              <w:rPr>
                <w:rStyle w:val="Lienhypertexte"/>
                <w:noProof/>
              </w:rPr>
              <w:t>2.4.1</w:t>
            </w:r>
            <w:r w:rsidR="003E2803">
              <w:rPr>
                <w:rFonts w:asciiTheme="minorHAnsi" w:eastAsiaTheme="minorEastAsia" w:hAnsiTheme="minorHAnsi"/>
                <w:noProof/>
                <w:sz w:val="22"/>
                <w:szCs w:val="22"/>
                <w:lang w:eastAsia="fr-FR"/>
              </w:rPr>
              <w:tab/>
            </w:r>
            <w:r w:rsidR="003E2803" w:rsidRPr="008267D8">
              <w:rPr>
                <w:rStyle w:val="Lienhypertexte"/>
                <w:noProof/>
              </w:rPr>
              <w:t>DNN</w:t>
            </w:r>
            <w:r w:rsidR="003E2803">
              <w:rPr>
                <w:noProof/>
                <w:webHidden/>
              </w:rPr>
              <w:tab/>
            </w:r>
            <w:r w:rsidR="003E2803">
              <w:rPr>
                <w:noProof/>
                <w:webHidden/>
              </w:rPr>
              <w:fldChar w:fldCharType="begin"/>
            </w:r>
            <w:r w:rsidR="003E2803">
              <w:rPr>
                <w:noProof/>
                <w:webHidden/>
              </w:rPr>
              <w:instrText xml:space="preserve"> PAGEREF _Toc152009256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03FA5AED" w14:textId="042C2BE2"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57" w:history="1">
            <w:r w:rsidR="003E2803" w:rsidRPr="008267D8">
              <w:rPr>
                <w:rStyle w:val="Lienhypertexte"/>
                <w:noProof/>
              </w:rPr>
              <w:t>2.4.2</w:t>
            </w:r>
            <w:r w:rsidR="003E2803">
              <w:rPr>
                <w:rFonts w:asciiTheme="minorHAnsi" w:eastAsiaTheme="minorEastAsia" w:hAnsiTheme="minorHAnsi"/>
                <w:noProof/>
                <w:sz w:val="22"/>
                <w:szCs w:val="22"/>
                <w:lang w:eastAsia="fr-FR"/>
              </w:rPr>
              <w:tab/>
            </w:r>
            <w:r w:rsidR="003E2803" w:rsidRPr="008267D8">
              <w:rPr>
                <w:rStyle w:val="Lienhypertexte"/>
                <w:noProof/>
              </w:rPr>
              <w:t>RNN</w:t>
            </w:r>
            <w:r w:rsidR="003E2803">
              <w:rPr>
                <w:noProof/>
                <w:webHidden/>
              </w:rPr>
              <w:tab/>
            </w:r>
            <w:r w:rsidR="003E2803">
              <w:rPr>
                <w:noProof/>
                <w:webHidden/>
              </w:rPr>
              <w:fldChar w:fldCharType="begin"/>
            </w:r>
            <w:r w:rsidR="003E2803">
              <w:rPr>
                <w:noProof/>
                <w:webHidden/>
              </w:rPr>
              <w:instrText xml:space="preserve"> PAGEREF _Toc152009257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367ED7F7" w14:textId="374BF532" w:rsidR="003E2803" w:rsidRDefault="00000000">
          <w:pPr>
            <w:pStyle w:val="TM2"/>
            <w:rPr>
              <w:rFonts w:asciiTheme="minorHAnsi" w:eastAsiaTheme="minorEastAsia" w:hAnsiTheme="minorHAnsi"/>
              <w:noProof/>
              <w:sz w:val="22"/>
              <w:szCs w:val="22"/>
              <w:lang w:eastAsia="fr-FR"/>
            </w:rPr>
          </w:pPr>
          <w:hyperlink w:anchor="_Toc152009258" w:history="1">
            <w:r w:rsidR="003E2803" w:rsidRPr="008267D8">
              <w:rPr>
                <w:rStyle w:val="Lienhypertexte"/>
                <w:noProof/>
              </w:rPr>
              <w:t>2.5</w:t>
            </w:r>
            <w:r w:rsidR="003E2803">
              <w:rPr>
                <w:rFonts w:asciiTheme="minorHAnsi" w:eastAsiaTheme="minorEastAsia" w:hAnsiTheme="minorHAnsi"/>
                <w:noProof/>
                <w:sz w:val="22"/>
                <w:szCs w:val="22"/>
                <w:lang w:eastAsia="fr-FR"/>
              </w:rPr>
              <w:tab/>
            </w:r>
            <w:r w:rsidR="003E2803" w:rsidRPr="008267D8">
              <w:rPr>
                <w:rStyle w:val="Lienhypertexte"/>
                <w:noProof/>
              </w:rPr>
              <w:t>Exploitabilité et limites</w:t>
            </w:r>
            <w:r w:rsidR="003E2803">
              <w:rPr>
                <w:noProof/>
                <w:webHidden/>
              </w:rPr>
              <w:tab/>
            </w:r>
            <w:r w:rsidR="003E2803">
              <w:rPr>
                <w:noProof/>
                <w:webHidden/>
              </w:rPr>
              <w:fldChar w:fldCharType="begin"/>
            </w:r>
            <w:r w:rsidR="003E2803">
              <w:rPr>
                <w:noProof/>
                <w:webHidden/>
              </w:rPr>
              <w:instrText xml:space="preserve"> PAGEREF _Toc152009258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3B2FFC77" w14:textId="2BD1F986" w:rsidR="003E2803" w:rsidRDefault="00000000">
          <w:pPr>
            <w:pStyle w:val="TM1"/>
            <w:rPr>
              <w:rFonts w:asciiTheme="minorHAnsi" w:eastAsiaTheme="minorEastAsia" w:hAnsiTheme="minorHAnsi"/>
              <w:noProof/>
              <w:sz w:val="22"/>
              <w:szCs w:val="22"/>
              <w:lang w:eastAsia="fr-FR"/>
            </w:rPr>
          </w:pPr>
          <w:hyperlink w:anchor="_Toc152009259" w:history="1">
            <w:r w:rsidR="003E2803" w:rsidRPr="008267D8">
              <w:rPr>
                <w:rStyle w:val="Lienhypertexte"/>
                <w:noProof/>
              </w:rPr>
              <w:t>3</w:t>
            </w:r>
            <w:r w:rsidR="003E2803">
              <w:rPr>
                <w:rFonts w:asciiTheme="minorHAnsi" w:eastAsiaTheme="minorEastAsia" w:hAnsiTheme="minorHAnsi"/>
                <w:noProof/>
                <w:sz w:val="22"/>
                <w:szCs w:val="22"/>
                <w:lang w:eastAsia="fr-FR"/>
              </w:rPr>
              <w:tab/>
            </w:r>
            <w:r w:rsidR="003E2803" w:rsidRPr="008267D8">
              <w:rPr>
                <w:rStyle w:val="Lienhypertexte"/>
                <w:noProof/>
              </w:rPr>
              <w:t>Extension à Rain+J</w:t>
            </w:r>
            <w:r w:rsidR="003E2803">
              <w:rPr>
                <w:noProof/>
                <w:webHidden/>
              </w:rPr>
              <w:tab/>
            </w:r>
            <w:r w:rsidR="003E2803">
              <w:rPr>
                <w:noProof/>
                <w:webHidden/>
              </w:rPr>
              <w:fldChar w:fldCharType="begin"/>
            </w:r>
            <w:r w:rsidR="003E2803">
              <w:rPr>
                <w:noProof/>
                <w:webHidden/>
              </w:rPr>
              <w:instrText xml:space="preserve"> PAGEREF _Toc152009259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3AF543FD" w14:textId="6B3444B8" w:rsidR="003E2803" w:rsidRDefault="00000000">
          <w:pPr>
            <w:pStyle w:val="TM1"/>
            <w:rPr>
              <w:rFonts w:asciiTheme="minorHAnsi" w:eastAsiaTheme="minorEastAsia" w:hAnsiTheme="minorHAnsi"/>
              <w:noProof/>
              <w:sz w:val="22"/>
              <w:szCs w:val="22"/>
              <w:lang w:eastAsia="fr-FR"/>
            </w:rPr>
          </w:pPr>
          <w:hyperlink w:anchor="_Toc152009260" w:history="1">
            <w:r w:rsidR="003E2803" w:rsidRPr="008267D8">
              <w:rPr>
                <w:rStyle w:val="Lienhypertexte"/>
                <w:noProof/>
              </w:rPr>
              <w:t>4</w:t>
            </w:r>
            <w:r w:rsidR="003E2803">
              <w:rPr>
                <w:rFonts w:asciiTheme="minorHAnsi" w:eastAsiaTheme="minorEastAsia" w:hAnsiTheme="minorHAnsi"/>
                <w:noProof/>
                <w:sz w:val="22"/>
                <w:szCs w:val="22"/>
                <w:lang w:eastAsia="fr-FR"/>
              </w:rPr>
              <w:tab/>
            </w:r>
            <w:r w:rsidR="003E2803" w:rsidRPr="008267D8">
              <w:rPr>
                <w:rStyle w:val="Lienhypertexte"/>
                <w:noProof/>
              </w:rPr>
              <w:t>MaxTemp</w:t>
            </w:r>
            <w:r w:rsidR="003E2803">
              <w:rPr>
                <w:noProof/>
                <w:webHidden/>
              </w:rPr>
              <w:tab/>
            </w:r>
            <w:r w:rsidR="003E2803">
              <w:rPr>
                <w:noProof/>
                <w:webHidden/>
              </w:rPr>
              <w:fldChar w:fldCharType="begin"/>
            </w:r>
            <w:r w:rsidR="003E2803">
              <w:rPr>
                <w:noProof/>
                <w:webHidden/>
              </w:rPr>
              <w:instrText xml:space="preserve"> PAGEREF _Toc152009260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6E3E03D2" w14:textId="6EDB2182" w:rsidR="003E2803" w:rsidRDefault="00000000">
          <w:pPr>
            <w:pStyle w:val="TM2"/>
            <w:rPr>
              <w:rFonts w:asciiTheme="minorHAnsi" w:eastAsiaTheme="minorEastAsia" w:hAnsiTheme="minorHAnsi"/>
              <w:noProof/>
              <w:sz w:val="22"/>
              <w:szCs w:val="22"/>
              <w:lang w:eastAsia="fr-FR"/>
            </w:rPr>
          </w:pPr>
          <w:hyperlink w:anchor="_Toc152009261" w:history="1">
            <w:r w:rsidR="003E2803" w:rsidRPr="008267D8">
              <w:rPr>
                <w:rStyle w:val="Lienhypertexte"/>
                <w:noProof/>
              </w:rPr>
              <w:t>4.1</w:t>
            </w:r>
            <w:r w:rsidR="003E2803">
              <w:rPr>
                <w:rFonts w:asciiTheme="minorHAnsi" w:eastAsiaTheme="minorEastAsia" w:hAnsiTheme="minorHAnsi"/>
                <w:noProof/>
                <w:sz w:val="22"/>
                <w:szCs w:val="22"/>
                <w:lang w:eastAsia="fr-FR"/>
              </w:rPr>
              <w:tab/>
            </w:r>
            <w:r w:rsidR="003E2803" w:rsidRPr="008267D8">
              <w:rPr>
                <w:rStyle w:val="Lienhypertexte"/>
                <w:noProof/>
              </w:rPr>
              <w:t>Métriques</w:t>
            </w:r>
            <w:r w:rsidR="003E2803">
              <w:rPr>
                <w:noProof/>
                <w:webHidden/>
              </w:rPr>
              <w:tab/>
            </w:r>
            <w:r w:rsidR="003E2803">
              <w:rPr>
                <w:noProof/>
                <w:webHidden/>
              </w:rPr>
              <w:fldChar w:fldCharType="begin"/>
            </w:r>
            <w:r w:rsidR="003E2803">
              <w:rPr>
                <w:noProof/>
                <w:webHidden/>
              </w:rPr>
              <w:instrText xml:space="preserve"> PAGEREF _Toc152009261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5C2570FF" w14:textId="6216005E" w:rsidR="003E2803" w:rsidRDefault="00000000">
          <w:pPr>
            <w:pStyle w:val="TM2"/>
            <w:rPr>
              <w:rFonts w:asciiTheme="minorHAnsi" w:eastAsiaTheme="minorEastAsia" w:hAnsiTheme="minorHAnsi"/>
              <w:noProof/>
              <w:sz w:val="22"/>
              <w:szCs w:val="22"/>
              <w:lang w:eastAsia="fr-FR"/>
            </w:rPr>
          </w:pPr>
          <w:hyperlink w:anchor="_Toc152009262" w:history="1">
            <w:r w:rsidR="003E2803" w:rsidRPr="008267D8">
              <w:rPr>
                <w:rStyle w:val="Lienhypertexte"/>
                <w:noProof/>
              </w:rPr>
              <w:t>4.2</w:t>
            </w:r>
            <w:r w:rsidR="003E2803">
              <w:rPr>
                <w:rFonts w:asciiTheme="minorHAnsi" w:eastAsiaTheme="minorEastAsia" w:hAnsiTheme="minorHAnsi"/>
                <w:noProof/>
                <w:sz w:val="22"/>
                <w:szCs w:val="22"/>
                <w:lang w:eastAsia="fr-FR"/>
              </w:rPr>
              <w:tab/>
            </w:r>
            <w:r w:rsidR="003E2803" w:rsidRPr="008267D8">
              <w:rPr>
                <w:rStyle w:val="Lienhypertexte"/>
                <w:noProof/>
              </w:rPr>
              <w:t>Résultats de la régression par approches « classiques » via scikit-learn</w:t>
            </w:r>
            <w:r w:rsidR="003E2803">
              <w:rPr>
                <w:noProof/>
                <w:webHidden/>
              </w:rPr>
              <w:tab/>
            </w:r>
            <w:r w:rsidR="003E2803">
              <w:rPr>
                <w:noProof/>
                <w:webHidden/>
              </w:rPr>
              <w:fldChar w:fldCharType="begin"/>
            </w:r>
            <w:r w:rsidR="003E2803">
              <w:rPr>
                <w:noProof/>
                <w:webHidden/>
              </w:rPr>
              <w:instrText xml:space="preserve"> PAGEREF _Toc152009262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236CBB15" w14:textId="6F9F0D48" w:rsidR="003E2803" w:rsidRDefault="00000000">
          <w:pPr>
            <w:pStyle w:val="TM2"/>
            <w:rPr>
              <w:rFonts w:asciiTheme="minorHAnsi" w:eastAsiaTheme="minorEastAsia" w:hAnsiTheme="minorHAnsi"/>
              <w:noProof/>
              <w:sz w:val="22"/>
              <w:szCs w:val="22"/>
              <w:lang w:eastAsia="fr-FR"/>
            </w:rPr>
          </w:pPr>
          <w:hyperlink w:anchor="_Toc152009263" w:history="1">
            <w:r w:rsidR="003E2803" w:rsidRPr="008267D8">
              <w:rPr>
                <w:rStyle w:val="Lienhypertexte"/>
                <w:noProof/>
              </w:rPr>
              <w:t>4.3</w:t>
            </w:r>
            <w:r w:rsidR="003E2803">
              <w:rPr>
                <w:rFonts w:asciiTheme="minorHAnsi" w:eastAsiaTheme="minorEastAsia" w:hAnsiTheme="minorHAnsi"/>
                <w:noProof/>
                <w:sz w:val="22"/>
                <w:szCs w:val="22"/>
                <w:lang w:eastAsia="fr-FR"/>
              </w:rPr>
              <w:tab/>
            </w:r>
            <w:r w:rsidR="003E2803" w:rsidRPr="008267D8">
              <w:rPr>
                <w:rStyle w:val="Lienhypertexte"/>
                <w:noProof/>
              </w:rPr>
              <w:t>Séries Temporelles</w:t>
            </w:r>
            <w:r w:rsidR="003E2803">
              <w:rPr>
                <w:noProof/>
                <w:webHidden/>
              </w:rPr>
              <w:tab/>
            </w:r>
            <w:r w:rsidR="003E2803">
              <w:rPr>
                <w:noProof/>
                <w:webHidden/>
              </w:rPr>
              <w:fldChar w:fldCharType="begin"/>
            </w:r>
            <w:r w:rsidR="003E2803">
              <w:rPr>
                <w:noProof/>
                <w:webHidden/>
              </w:rPr>
              <w:instrText xml:space="preserve"> PAGEREF _Toc152009263 \h </w:instrText>
            </w:r>
            <w:r w:rsidR="003E2803">
              <w:rPr>
                <w:noProof/>
                <w:webHidden/>
              </w:rPr>
            </w:r>
            <w:r w:rsidR="003E2803">
              <w:rPr>
                <w:noProof/>
                <w:webHidden/>
              </w:rPr>
              <w:fldChar w:fldCharType="separate"/>
            </w:r>
            <w:r w:rsidR="003E2803">
              <w:rPr>
                <w:noProof/>
                <w:webHidden/>
              </w:rPr>
              <w:t>27</w:t>
            </w:r>
            <w:r w:rsidR="003E2803">
              <w:rPr>
                <w:noProof/>
                <w:webHidden/>
              </w:rPr>
              <w:fldChar w:fldCharType="end"/>
            </w:r>
          </w:hyperlink>
        </w:p>
        <w:p w14:paraId="1D51E34E" w14:textId="1173FC32" w:rsidR="003E2803" w:rsidRDefault="00000000">
          <w:pPr>
            <w:pStyle w:val="TM2"/>
            <w:rPr>
              <w:rFonts w:asciiTheme="minorHAnsi" w:eastAsiaTheme="minorEastAsia" w:hAnsiTheme="minorHAnsi"/>
              <w:noProof/>
              <w:sz w:val="22"/>
              <w:szCs w:val="22"/>
              <w:lang w:eastAsia="fr-FR"/>
            </w:rPr>
          </w:pPr>
          <w:hyperlink w:anchor="_Toc152009264" w:history="1">
            <w:r w:rsidR="003E2803" w:rsidRPr="008267D8">
              <w:rPr>
                <w:rStyle w:val="Lienhypertexte"/>
                <w:noProof/>
              </w:rPr>
              <w:t>4.4</w:t>
            </w:r>
            <w:r w:rsidR="003E2803">
              <w:rPr>
                <w:rFonts w:asciiTheme="minorHAnsi" w:eastAsiaTheme="minorEastAsia" w:hAnsiTheme="minorHAnsi"/>
                <w:noProof/>
                <w:sz w:val="22"/>
                <w:szCs w:val="22"/>
                <w:lang w:eastAsia="fr-FR"/>
              </w:rPr>
              <w:tab/>
            </w:r>
            <w:r w:rsidR="003E2803" w:rsidRPr="008267D8">
              <w:rPr>
                <w:rStyle w:val="Lienhypertexte"/>
                <w:noProof/>
              </w:rPr>
              <w:t>Deep Learning</w:t>
            </w:r>
            <w:r w:rsidR="003E2803">
              <w:rPr>
                <w:noProof/>
                <w:webHidden/>
              </w:rPr>
              <w:tab/>
            </w:r>
            <w:r w:rsidR="003E2803">
              <w:rPr>
                <w:noProof/>
                <w:webHidden/>
              </w:rPr>
              <w:fldChar w:fldCharType="begin"/>
            </w:r>
            <w:r w:rsidR="003E2803">
              <w:rPr>
                <w:noProof/>
                <w:webHidden/>
              </w:rPr>
              <w:instrText xml:space="preserve"> PAGEREF _Toc152009264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6989F688" w14:textId="734FCD4F"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65" w:history="1">
            <w:r w:rsidR="003E2803" w:rsidRPr="008267D8">
              <w:rPr>
                <w:rStyle w:val="Lienhypertexte"/>
                <w:noProof/>
              </w:rPr>
              <w:t>4.4.1</w:t>
            </w:r>
            <w:r w:rsidR="003E2803">
              <w:rPr>
                <w:rFonts w:asciiTheme="minorHAnsi" w:eastAsiaTheme="minorEastAsia" w:hAnsiTheme="minorHAnsi"/>
                <w:noProof/>
                <w:sz w:val="22"/>
                <w:szCs w:val="22"/>
                <w:lang w:eastAsia="fr-FR"/>
              </w:rPr>
              <w:tab/>
            </w:r>
            <w:r w:rsidR="003E2803" w:rsidRPr="008267D8">
              <w:rPr>
                <w:rStyle w:val="Lienhypertexte"/>
                <w:noProof/>
              </w:rPr>
              <w:t>DNN</w:t>
            </w:r>
            <w:r w:rsidR="003E2803">
              <w:rPr>
                <w:noProof/>
                <w:webHidden/>
              </w:rPr>
              <w:tab/>
            </w:r>
            <w:r w:rsidR="003E2803">
              <w:rPr>
                <w:noProof/>
                <w:webHidden/>
              </w:rPr>
              <w:fldChar w:fldCharType="begin"/>
            </w:r>
            <w:r w:rsidR="003E2803">
              <w:rPr>
                <w:noProof/>
                <w:webHidden/>
              </w:rPr>
              <w:instrText xml:space="preserve"> PAGEREF _Toc152009265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6CC3BF62" w14:textId="44485614" w:rsidR="003E2803" w:rsidRDefault="00000000">
          <w:pPr>
            <w:pStyle w:val="TM3"/>
            <w:tabs>
              <w:tab w:val="left" w:pos="1320"/>
              <w:tab w:val="right" w:leader="dot" w:pos="10188"/>
            </w:tabs>
            <w:rPr>
              <w:rFonts w:asciiTheme="minorHAnsi" w:eastAsiaTheme="minorEastAsia" w:hAnsiTheme="minorHAnsi"/>
              <w:noProof/>
              <w:sz w:val="22"/>
              <w:szCs w:val="22"/>
              <w:lang w:eastAsia="fr-FR"/>
            </w:rPr>
          </w:pPr>
          <w:hyperlink w:anchor="_Toc152009266" w:history="1">
            <w:r w:rsidR="003E2803" w:rsidRPr="008267D8">
              <w:rPr>
                <w:rStyle w:val="Lienhypertexte"/>
                <w:noProof/>
              </w:rPr>
              <w:t>4.4.2</w:t>
            </w:r>
            <w:r w:rsidR="003E2803">
              <w:rPr>
                <w:rFonts w:asciiTheme="minorHAnsi" w:eastAsiaTheme="minorEastAsia" w:hAnsiTheme="minorHAnsi"/>
                <w:noProof/>
                <w:sz w:val="22"/>
                <w:szCs w:val="22"/>
                <w:lang w:eastAsia="fr-FR"/>
              </w:rPr>
              <w:tab/>
            </w:r>
            <w:r w:rsidR="003E2803" w:rsidRPr="008267D8">
              <w:rPr>
                <w:rStyle w:val="Lienhypertexte"/>
                <w:noProof/>
              </w:rPr>
              <w:t>RNN</w:t>
            </w:r>
            <w:r w:rsidR="003E2803">
              <w:rPr>
                <w:noProof/>
                <w:webHidden/>
              </w:rPr>
              <w:tab/>
            </w:r>
            <w:r w:rsidR="003E2803">
              <w:rPr>
                <w:noProof/>
                <w:webHidden/>
              </w:rPr>
              <w:fldChar w:fldCharType="begin"/>
            </w:r>
            <w:r w:rsidR="003E2803">
              <w:rPr>
                <w:noProof/>
                <w:webHidden/>
              </w:rPr>
              <w:instrText xml:space="preserve"> PAGEREF _Toc152009266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2C91F5BC" w14:textId="526AD12B" w:rsidR="003E2803" w:rsidRDefault="00000000">
          <w:pPr>
            <w:pStyle w:val="TM2"/>
            <w:rPr>
              <w:rFonts w:asciiTheme="minorHAnsi" w:eastAsiaTheme="minorEastAsia" w:hAnsiTheme="minorHAnsi"/>
              <w:noProof/>
              <w:sz w:val="22"/>
              <w:szCs w:val="22"/>
              <w:lang w:eastAsia="fr-FR"/>
            </w:rPr>
          </w:pPr>
          <w:hyperlink w:anchor="_Toc152009267" w:history="1">
            <w:r w:rsidR="003E2803" w:rsidRPr="008267D8">
              <w:rPr>
                <w:rStyle w:val="Lienhypertexte"/>
                <w:noProof/>
              </w:rPr>
              <w:t>4.5</w:t>
            </w:r>
            <w:r w:rsidR="003E2803">
              <w:rPr>
                <w:rFonts w:asciiTheme="minorHAnsi" w:eastAsiaTheme="minorEastAsia" w:hAnsiTheme="minorHAnsi"/>
                <w:noProof/>
                <w:sz w:val="22"/>
                <w:szCs w:val="22"/>
                <w:lang w:eastAsia="fr-FR"/>
              </w:rPr>
              <w:tab/>
            </w:r>
            <w:r w:rsidR="003E2803" w:rsidRPr="008267D8">
              <w:rPr>
                <w:rStyle w:val="Lienhypertexte"/>
                <w:noProof/>
              </w:rPr>
              <w:t>Interprétabilité des modèles</w:t>
            </w:r>
            <w:r w:rsidR="003E2803">
              <w:rPr>
                <w:noProof/>
                <w:webHidden/>
              </w:rPr>
              <w:tab/>
            </w:r>
            <w:r w:rsidR="003E2803">
              <w:rPr>
                <w:noProof/>
                <w:webHidden/>
              </w:rPr>
              <w:fldChar w:fldCharType="begin"/>
            </w:r>
            <w:r w:rsidR="003E2803">
              <w:rPr>
                <w:noProof/>
                <w:webHidden/>
              </w:rPr>
              <w:instrText xml:space="preserve"> PAGEREF _Toc152009267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768CECC2" w14:textId="4D9E171D" w:rsidR="003E2803" w:rsidRDefault="00000000">
          <w:pPr>
            <w:pStyle w:val="TM2"/>
            <w:rPr>
              <w:rFonts w:asciiTheme="minorHAnsi" w:eastAsiaTheme="minorEastAsia" w:hAnsiTheme="minorHAnsi"/>
              <w:noProof/>
              <w:sz w:val="22"/>
              <w:szCs w:val="22"/>
              <w:lang w:eastAsia="fr-FR"/>
            </w:rPr>
          </w:pPr>
          <w:hyperlink w:anchor="_Toc152009268" w:history="1">
            <w:r w:rsidR="003E2803" w:rsidRPr="008267D8">
              <w:rPr>
                <w:rStyle w:val="Lienhypertexte"/>
                <w:noProof/>
              </w:rPr>
              <w:t>4.6</w:t>
            </w:r>
            <w:r w:rsidR="003E2803">
              <w:rPr>
                <w:rFonts w:asciiTheme="minorHAnsi" w:eastAsiaTheme="minorEastAsia" w:hAnsiTheme="minorHAnsi"/>
                <w:noProof/>
                <w:sz w:val="22"/>
                <w:szCs w:val="22"/>
                <w:lang w:eastAsia="fr-FR"/>
              </w:rPr>
              <w:tab/>
            </w:r>
            <w:r w:rsidR="003E2803" w:rsidRPr="008267D8">
              <w:rPr>
                <w:rStyle w:val="Lienhypertexte"/>
                <w:noProof/>
              </w:rPr>
              <w:t>Exploitabilité et limites</w:t>
            </w:r>
            <w:r w:rsidR="003E2803">
              <w:rPr>
                <w:noProof/>
                <w:webHidden/>
              </w:rPr>
              <w:tab/>
            </w:r>
            <w:r w:rsidR="003E2803">
              <w:rPr>
                <w:noProof/>
                <w:webHidden/>
              </w:rPr>
              <w:fldChar w:fldCharType="begin"/>
            </w:r>
            <w:r w:rsidR="003E2803">
              <w:rPr>
                <w:noProof/>
                <w:webHidden/>
              </w:rPr>
              <w:instrText xml:space="preserve"> PAGEREF _Toc152009268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1763C8EA" w14:textId="14DC8E6D" w:rsidR="003E2803" w:rsidRDefault="00000000">
          <w:pPr>
            <w:pStyle w:val="TM1"/>
            <w:rPr>
              <w:rFonts w:asciiTheme="minorHAnsi" w:eastAsiaTheme="minorEastAsia" w:hAnsiTheme="minorHAnsi"/>
              <w:noProof/>
              <w:sz w:val="22"/>
              <w:szCs w:val="22"/>
              <w:lang w:eastAsia="fr-FR"/>
            </w:rPr>
          </w:pPr>
          <w:hyperlink w:anchor="_Toc152009269" w:history="1">
            <w:r w:rsidR="003E2803" w:rsidRPr="008267D8">
              <w:rPr>
                <w:rStyle w:val="Lienhypertexte"/>
                <w:noProof/>
              </w:rPr>
              <w:t>5</w:t>
            </w:r>
            <w:r w:rsidR="003E2803">
              <w:rPr>
                <w:rFonts w:asciiTheme="minorHAnsi" w:eastAsiaTheme="minorEastAsia" w:hAnsiTheme="minorHAnsi"/>
                <w:noProof/>
                <w:sz w:val="22"/>
                <w:szCs w:val="22"/>
                <w:lang w:eastAsia="fr-FR"/>
              </w:rPr>
              <w:tab/>
            </w:r>
            <w:r w:rsidR="003E2803" w:rsidRPr="008267D8">
              <w:rPr>
                <w:rStyle w:val="Lienhypertexte"/>
                <w:noProof/>
              </w:rPr>
              <w:t>Extension à MaxTemp+J (pas sûre qu’on ait le temps de le développer et que ça soit utile)</w:t>
            </w:r>
            <w:r w:rsidR="003E2803">
              <w:rPr>
                <w:noProof/>
                <w:webHidden/>
              </w:rPr>
              <w:tab/>
            </w:r>
            <w:r w:rsidR="003E2803">
              <w:rPr>
                <w:noProof/>
                <w:webHidden/>
              </w:rPr>
              <w:fldChar w:fldCharType="begin"/>
            </w:r>
            <w:r w:rsidR="003E2803">
              <w:rPr>
                <w:noProof/>
                <w:webHidden/>
              </w:rPr>
              <w:instrText xml:space="preserve"> PAGEREF _Toc152009269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6A1F64FD" w14:textId="085896E7" w:rsidR="003E2803" w:rsidRDefault="00000000">
          <w:pPr>
            <w:pStyle w:val="TM1"/>
            <w:rPr>
              <w:rFonts w:asciiTheme="minorHAnsi" w:eastAsiaTheme="minorEastAsia" w:hAnsiTheme="minorHAnsi"/>
              <w:noProof/>
              <w:sz w:val="22"/>
              <w:szCs w:val="22"/>
              <w:lang w:eastAsia="fr-FR"/>
            </w:rPr>
          </w:pPr>
          <w:hyperlink w:anchor="_Toc152009270" w:history="1">
            <w:r w:rsidR="003E2803" w:rsidRPr="008267D8">
              <w:rPr>
                <w:rStyle w:val="Lienhypertexte"/>
                <w:noProof/>
              </w:rPr>
              <w:t>6</w:t>
            </w:r>
            <w:r w:rsidR="003E2803">
              <w:rPr>
                <w:rFonts w:asciiTheme="minorHAnsi" w:eastAsiaTheme="minorEastAsia" w:hAnsiTheme="minorHAnsi"/>
                <w:noProof/>
                <w:sz w:val="22"/>
                <w:szCs w:val="22"/>
                <w:lang w:eastAsia="fr-FR"/>
              </w:rPr>
              <w:tab/>
            </w:r>
            <w:r w:rsidR="003E2803" w:rsidRPr="008267D8">
              <w:rPr>
                <w:rStyle w:val="Lienhypertexte"/>
                <w:noProof/>
              </w:rPr>
              <w:t>Autres variables cibles</w:t>
            </w:r>
            <w:r w:rsidR="003E2803">
              <w:rPr>
                <w:noProof/>
                <w:webHidden/>
              </w:rPr>
              <w:tab/>
            </w:r>
            <w:r w:rsidR="003E2803">
              <w:rPr>
                <w:noProof/>
                <w:webHidden/>
              </w:rPr>
              <w:fldChar w:fldCharType="begin"/>
            </w:r>
            <w:r w:rsidR="003E2803">
              <w:rPr>
                <w:noProof/>
                <w:webHidden/>
              </w:rPr>
              <w:instrText xml:space="preserve"> PAGEREF _Toc152009270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51722FA7" w14:textId="648C3A30" w:rsidR="003E2803" w:rsidRDefault="00000000">
          <w:pPr>
            <w:pStyle w:val="TM1"/>
            <w:rPr>
              <w:rFonts w:asciiTheme="minorHAnsi" w:eastAsiaTheme="minorEastAsia" w:hAnsiTheme="minorHAnsi"/>
              <w:noProof/>
              <w:sz w:val="22"/>
              <w:szCs w:val="22"/>
              <w:lang w:eastAsia="fr-FR"/>
            </w:rPr>
          </w:pPr>
          <w:hyperlink w:anchor="_Toc152009271" w:history="1">
            <w:r w:rsidR="003E2803" w:rsidRPr="008267D8">
              <w:rPr>
                <w:rStyle w:val="Lienhypertexte"/>
                <w:noProof/>
              </w:rPr>
              <w:t>7</w:t>
            </w:r>
            <w:r w:rsidR="003E2803">
              <w:rPr>
                <w:rFonts w:asciiTheme="minorHAnsi" w:eastAsiaTheme="minorEastAsia" w:hAnsiTheme="minorHAnsi"/>
                <w:noProof/>
                <w:sz w:val="22"/>
                <w:szCs w:val="22"/>
                <w:lang w:eastAsia="fr-FR"/>
              </w:rPr>
              <w:tab/>
            </w:r>
            <w:r w:rsidR="003E2803" w:rsidRPr="008267D8">
              <w:rPr>
                <w:rStyle w:val="Lienhypertexte"/>
                <w:noProof/>
              </w:rPr>
              <w:t>Conclusion</w:t>
            </w:r>
            <w:r w:rsidR="003E2803">
              <w:rPr>
                <w:noProof/>
                <w:webHidden/>
              </w:rPr>
              <w:tab/>
            </w:r>
            <w:r w:rsidR="003E2803">
              <w:rPr>
                <w:noProof/>
                <w:webHidden/>
              </w:rPr>
              <w:fldChar w:fldCharType="begin"/>
            </w:r>
            <w:r w:rsidR="003E2803">
              <w:rPr>
                <w:noProof/>
                <w:webHidden/>
              </w:rPr>
              <w:instrText xml:space="preserve"> PAGEREF _Toc152009271 \h </w:instrText>
            </w:r>
            <w:r w:rsidR="003E2803">
              <w:rPr>
                <w:noProof/>
                <w:webHidden/>
              </w:rPr>
            </w:r>
            <w:r w:rsidR="003E2803">
              <w:rPr>
                <w:noProof/>
                <w:webHidden/>
              </w:rPr>
              <w:fldChar w:fldCharType="separate"/>
            </w:r>
            <w:r w:rsidR="003E2803">
              <w:rPr>
                <w:noProof/>
                <w:webHidden/>
              </w:rPr>
              <w:t>28</w:t>
            </w:r>
            <w:r w:rsidR="003E2803">
              <w:rPr>
                <w:noProof/>
                <w:webHidden/>
              </w:rPr>
              <w:fldChar w:fldCharType="end"/>
            </w:r>
          </w:hyperlink>
        </w:p>
        <w:p w14:paraId="11DA634F" w14:textId="5898F405" w:rsidR="005E7FD6" w:rsidRDefault="005E7FD6">
          <w:r>
            <w:rPr>
              <w:b/>
              <w:bCs/>
            </w:rPr>
            <w:fldChar w:fldCharType="end"/>
          </w:r>
        </w:p>
      </w:sdtContent>
    </w:sdt>
    <w:p w14:paraId="02208646" w14:textId="77777777" w:rsidR="007D214F" w:rsidRDefault="006522F0" w:rsidP="00EA78A9">
      <w:r>
        <w:br w:type="page"/>
      </w:r>
    </w:p>
    <w:p w14:paraId="74CD38E0" w14:textId="45AB4894" w:rsidR="00B63582" w:rsidRDefault="009B4D1B" w:rsidP="009B4D1B">
      <w:pPr>
        <w:pStyle w:val="Titre1"/>
      </w:pPr>
      <w:bookmarkStart w:id="0" w:name="_Toc152009242"/>
      <w:r w:rsidRPr="009B4D1B">
        <w:lastRenderedPageBreak/>
        <w:t>Introduction</w:t>
      </w:r>
      <w:bookmarkEnd w:id="0"/>
    </w:p>
    <w:p w14:paraId="19F2A3C9" w14:textId="4CA5C1FA" w:rsidR="00D8463C" w:rsidRDefault="00D8463C" w:rsidP="00D8463C">
      <w:pPr>
        <w:pStyle w:val="Titre2"/>
      </w:pPr>
      <w:bookmarkStart w:id="1" w:name="_Toc152009243"/>
      <w:r>
        <w:t>Méthodologie</w:t>
      </w:r>
      <w:bookmarkEnd w:id="1"/>
    </w:p>
    <w:p w14:paraId="661E8AA1" w14:textId="5DD1C91A" w:rsidR="00D8463C" w:rsidDel="008F46C5" w:rsidRDefault="00D8463C" w:rsidP="00DD2E1D">
      <w:pPr>
        <w:rPr>
          <w:del w:id="2" w:author="Quyen THIEU" w:date="2023-11-28T13:16:00Z"/>
        </w:rPr>
      </w:pPr>
    </w:p>
    <w:p w14:paraId="1B2641C0" w14:textId="3371959E" w:rsidR="00124A32" w:rsidRPr="00B1564A" w:rsidRDefault="00124A32" w:rsidP="00124A32">
      <w:pPr>
        <w:rPr>
          <w:rFonts w:cs="Times New Roman"/>
        </w:rPr>
      </w:pPr>
      <w:r>
        <w:t>L’objectif principal est ici de prédire le mieux possible la variable ‘</w:t>
      </w:r>
      <w:r w:rsidRPr="008F46C5">
        <w:rPr>
          <w:i/>
          <w:iCs/>
          <w:rPrChange w:id="3" w:author="Quyen THIEU" w:date="2023-11-28T13:17:00Z">
            <w:rPr/>
          </w:rPrChange>
        </w:rPr>
        <w:t>RainTomorrow</w:t>
      </w:r>
      <w:r>
        <w:t>’</w:t>
      </w:r>
      <w:r w:rsidR="00F93122">
        <w:t>, qui indique s’il pleuvra ou non le lendemain d’une observation donnée, pour l’une des 49 stations météo (</w:t>
      </w:r>
      <w:r w:rsidR="00F93122" w:rsidRPr="008F46C5">
        <w:rPr>
          <w:i/>
          <w:iCs/>
          <w:rPrChange w:id="4" w:author="Quyen THIEU" w:date="2023-11-28T13:17:00Z">
            <w:rPr/>
          </w:rPrChange>
        </w:rPr>
        <w:t>Location</w:t>
      </w:r>
      <w:r w:rsidR="00F93122">
        <w:t>) du jeu de données</w:t>
      </w:r>
      <w:r>
        <w:t xml:space="preserve">. Nous utiliserons pour cela les données issues du </w:t>
      </w:r>
      <w:proofErr w:type="spellStart"/>
      <w:r>
        <w:t>feature</w:t>
      </w:r>
      <w:proofErr w:type="spellEnd"/>
      <w:r>
        <w:t xml:space="preserve"> engineering que nous avons effectué </w:t>
      </w:r>
      <w:r w:rsidR="00F93122">
        <w:t xml:space="preserve">lors de </w:t>
      </w:r>
      <w:r>
        <w:t xml:space="preserve">la première partie du projet, et allons appliquer des modèles de classification </w:t>
      </w:r>
      <w:r w:rsidRPr="00B1564A">
        <w:rPr>
          <w:rFonts w:cs="Times New Roman"/>
        </w:rPr>
        <w:t xml:space="preserve">tels que </w:t>
      </w:r>
      <w:proofErr w:type="spellStart"/>
      <w:r w:rsidRPr="00B1564A">
        <w:rPr>
          <w:rFonts w:cs="Times New Roman"/>
        </w:rPr>
        <w:t>Logistic</w:t>
      </w:r>
      <w:proofErr w:type="spellEnd"/>
      <w:r w:rsidRPr="00B1564A">
        <w:rPr>
          <w:rFonts w:cs="Times New Roman"/>
        </w:rPr>
        <w:t xml:space="preserve"> </w:t>
      </w:r>
      <w:proofErr w:type="spellStart"/>
      <w:r w:rsidRPr="00B1564A">
        <w:rPr>
          <w:rFonts w:cs="Times New Roman"/>
        </w:rPr>
        <w:t>Regression</w:t>
      </w:r>
      <w:proofErr w:type="spellEnd"/>
      <w:r w:rsidRPr="00B1564A">
        <w:rPr>
          <w:rFonts w:cs="Times New Roman"/>
        </w:rPr>
        <w:t xml:space="preserve">, </w:t>
      </w:r>
      <w:proofErr w:type="spellStart"/>
      <w:r w:rsidRPr="00B1564A">
        <w:rPr>
          <w:rFonts w:cs="Times New Roman"/>
        </w:rPr>
        <w:t>Decision</w:t>
      </w:r>
      <w:proofErr w:type="spellEnd"/>
      <w:r w:rsidRPr="00B1564A">
        <w:rPr>
          <w:rFonts w:cs="Times New Roman"/>
        </w:rPr>
        <w:t xml:space="preserve"> </w:t>
      </w:r>
      <w:proofErr w:type="spellStart"/>
      <w:r w:rsidRPr="00B1564A">
        <w:rPr>
          <w:rFonts w:cs="Times New Roman"/>
        </w:rPr>
        <w:t>Tree</w:t>
      </w:r>
      <w:proofErr w:type="spellEnd"/>
      <w:r w:rsidRPr="00B1564A">
        <w:rPr>
          <w:rFonts w:cs="Times New Roman"/>
        </w:rPr>
        <w:t xml:space="preserve">, </w:t>
      </w:r>
      <w:proofErr w:type="spellStart"/>
      <w:r w:rsidRPr="00B1564A">
        <w:rPr>
          <w:rFonts w:cs="Times New Roman"/>
        </w:rPr>
        <w:t>Random</w:t>
      </w:r>
      <w:proofErr w:type="spellEnd"/>
      <w:r w:rsidRPr="00B1564A">
        <w:rPr>
          <w:rFonts w:cs="Times New Roman"/>
        </w:rPr>
        <w:t xml:space="preserve"> Forest</w:t>
      </w:r>
      <w:r w:rsidR="00F93122">
        <w:rPr>
          <w:rFonts w:cs="Times New Roman"/>
        </w:rPr>
        <w:t xml:space="preserve"> ou</w:t>
      </w:r>
      <w:r w:rsidRPr="00B1564A">
        <w:rPr>
          <w:rFonts w:cs="Times New Roman"/>
        </w:rPr>
        <w:t xml:space="preserve"> </w:t>
      </w:r>
      <w:proofErr w:type="spellStart"/>
      <w:r>
        <w:rPr>
          <w:rFonts w:cs="Times New Roman"/>
        </w:rPr>
        <w:t>XGBoost</w:t>
      </w:r>
      <w:proofErr w:type="spellEnd"/>
      <w:r>
        <w:rPr>
          <w:rFonts w:cs="Times New Roman"/>
        </w:rPr>
        <w:t xml:space="preserve">, mais également des modèles de </w:t>
      </w:r>
      <w:proofErr w:type="spellStart"/>
      <w:r>
        <w:rPr>
          <w:rFonts w:cs="Times New Roman"/>
        </w:rPr>
        <w:t>Deep</w:t>
      </w:r>
      <w:proofErr w:type="spellEnd"/>
      <w:r>
        <w:rPr>
          <w:rFonts w:cs="Times New Roman"/>
        </w:rPr>
        <w:t xml:space="preserve"> Learning, avec des Réseaux Neuronaux Denses (DNN) et des Réseaux Neuronaux Récurrents (RNN).</w:t>
      </w:r>
    </w:p>
    <w:p w14:paraId="1D42362A" w14:textId="1D3870AA" w:rsidR="00124A32" w:rsidRPr="00B1564A" w:rsidRDefault="00124A32" w:rsidP="00124A32">
      <w:pPr>
        <w:rPr>
          <w:rFonts w:cs="Times New Roman"/>
        </w:rPr>
      </w:pPr>
      <w:r>
        <w:rPr>
          <w:rFonts w:cs="Times New Roman"/>
        </w:rPr>
        <w:t>L</w:t>
      </w:r>
      <w:r w:rsidRPr="00B1564A">
        <w:rPr>
          <w:rFonts w:cs="Times New Roman"/>
        </w:rPr>
        <w:t xml:space="preserve">es hyperparamètres </w:t>
      </w:r>
      <w:r>
        <w:rPr>
          <w:rFonts w:cs="Times New Roman"/>
        </w:rPr>
        <w:t xml:space="preserve">de chaque modèle seront optimisés via des tests manuels, des </w:t>
      </w:r>
      <w:proofErr w:type="spellStart"/>
      <w:r>
        <w:rPr>
          <w:rFonts w:cs="Times New Roman"/>
        </w:rPr>
        <w:t>GridSearch</w:t>
      </w:r>
      <w:proofErr w:type="spellEnd"/>
      <w:r>
        <w:rPr>
          <w:rFonts w:cs="Times New Roman"/>
        </w:rPr>
        <w:t xml:space="preserve">, mais aussi </w:t>
      </w:r>
      <w:r w:rsidRPr="00B1564A">
        <w:rPr>
          <w:rFonts w:cs="Times New Roman"/>
        </w:rPr>
        <w:t xml:space="preserve">à l’aide de la bibliothèque </w:t>
      </w:r>
      <w:proofErr w:type="spellStart"/>
      <w:r w:rsidRPr="00B1564A">
        <w:rPr>
          <w:rFonts w:cs="Times New Roman"/>
        </w:rPr>
        <w:t>Hyperopt</w:t>
      </w:r>
      <w:proofErr w:type="spellEnd"/>
      <w:r w:rsidRPr="00B1564A">
        <w:rPr>
          <w:rFonts w:cs="Times New Roman"/>
        </w:rPr>
        <w:t>, en cherchant à maximiser diverses métriques telles que l’accuracy, la précision, le recall, le score F1 et le ROC AUC.</w:t>
      </w:r>
      <w:r w:rsidR="00F93122">
        <w:rPr>
          <w:rFonts w:cs="Times New Roman"/>
        </w:rPr>
        <w:t xml:space="preserve"> Nous expliquerons les enjeux portant sur le choix d’une métrique adaptée.</w:t>
      </w:r>
    </w:p>
    <w:p w14:paraId="3583BC64" w14:textId="77777777" w:rsidR="00124A32" w:rsidRPr="00B1564A" w:rsidRDefault="00124A32" w:rsidP="00124A32">
      <w:pPr>
        <w:rPr>
          <w:rFonts w:cs="Times New Roman"/>
        </w:rPr>
      </w:pPr>
      <w:r w:rsidRPr="00B1564A">
        <w:rPr>
          <w:rFonts w:cs="Times New Roman"/>
        </w:rPr>
        <w:t>Nous avons également inclus des éléments visuels tels que des matrices de confusion, des graphiques de courbes ROC AUC, et des analyses des caractéristiques les plus importantes pour chaque modèle. Ces éléments permettent une compréhension approfondie de la performance de chaque modèle.</w:t>
      </w:r>
    </w:p>
    <w:p w14:paraId="1C3B7670" w14:textId="19DF1EDF" w:rsidR="00124A32" w:rsidRDefault="00124A32" w:rsidP="00124A32">
      <w:r w:rsidRPr="00B1564A">
        <w:rPr>
          <w:rFonts w:cs="Times New Roman"/>
        </w:rPr>
        <w:t xml:space="preserve">L’utilisation de SHAP (Shapley Additive </w:t>
      </w:r>
      <w:proofErr w:type="spellStart"/>
      <w:r w:rsidRPr="00B1564A">
        <w:rPr>
          <w:rFonts w:cs="Times New Roman"/>
        </w:rPr>
        <w:t>exPlanations</w:t>
      </w:r>
      <w:proofErr w:type="spellEnd"/>
      <w:r w:rsidRPr="00B1564A">
        <w:rPr>
          <w:rFonts w:cs="Times New Roman"/>
        </w:rPr>
        <w:t>) pour évaluer la contribution de chaque variable explicative a été cruciale.</w:t>
      </w:r>
    </w:p>
    <w:p w14:paraId="696A6FDE" w14:textId="49105F57" w:rsidR="00124A32" w:rsidDel="008F46C5" w:rsidRDefault="00124A32" w:rsidP="00DD2E1D">
      <w:pPr>
        <w:rPr>
          <w:del w:id="5" w:author="Quyen THIEU" w:date="2023-11-28T13:20:00Z"/>
        </w:rPr>
      </w:pPr>
    </w:p>
    <w:p w14:paraId="7BC7BF8D" w14:textId="594AC38A" w:rsidR="00124A32" w:rsidRDefault="00124A32" w:rsidP="00DD2E1D">
      <w:r>
        <w:t xml:space="preserve">Dans les parties suivantes, nous tenterons de prédire non seulement s’il pleuvra le lendemain, mais également de </w:t>
      </w:r>
      <w:r w:rsidR="00F93122">
        <w:t>voir s’il est possible de prévoir la pluie plusieurs jours à l’avance. Nous essaierons également de prédire d’autres variables, comme la température, avec une problématique de régression et de séries temporelles.</w:t>
      </w:r>
    </w:p>
    <w:p w14:paraId="4BB91E95" w14:textId="611FDBDC" w:rsidR="00124A32" w:rsidDel="008F46C5" w:rsidRDefault="00124A32" w:rsidP="00DD2E1D">
      <w:pPr>
        <w:rPr>
          <w:del w:id="6" w:author="Quyen THIEU" w:date="2023-11-28T13:20:00Z"/>
        </w:rPr>
      </w:pPr>
    </w:p>
    <w:p w14:paraId="7C9D4085" w14:textId="4F782E10" w:rsidR="00D8463C" w:rsidRDefault="00D8463C" w:rsidP="00D8463C">
      <w:pPr>
        <w:pStyle w:val="Titre2"/>
      </w:pPr>
      <w:bookmarkStart w:id="7" w:name="_Toc152009244"/>
      <w:r>
        <w:t>Approches</w:t>
      </w:r>
      <w:bookmarkEnd w:id="7"/>
    </w:p>
    <w:p w14:paraId="32D61590" w14:textId="4DD84A2A" w:rsidR="00D8463C" w:rsidDel="008F46C5" w:rsidRDefault="00D8463C" w:rsidP="00DD2E1D">
      <w:pPr>
        <w:rPr>
          <w:del w:id="8" w:author="Quyen THIEU" w:date="2023-11-28T13:20:00Z"/>
        </w:rPr>
      </w:pPr>
    </w:p>
    <w:p w14:paraId="1F2E7C44" w14:textId="3DAC1922" w:rsidR="001D10E9" w:rsidRDefault="0012385A" w:rsidP="00DD2E1D">
      <w:r>
        <w:t xml:space="preserve">La phase de </w:t>
      </w:r>
      <w:proofErr w:type="spellStart"/>
      <w:r>
        <w:t>feature</w:t>
      </w:r>
      <w:proofErr w:type="spellEnd"/>
      <w:r>
        <w:t xml:space="preserve"> engineering nous a donné plusieurs pistes sur l’ajout de variables. De premières approches rapides de modélisation n’avaient pas mis en évidence de changements importants de performances selon variables ajoutées. Pour autant, nous ne pouvions à ce stade pas encore arbitrer sur les variables à conserver </w:t>
      </w:r>
      <w:r w:rsidR="001D10E9">
        <w:t>ou ajouter.</w:t>
      </w:r>
      <w:r>
        <w:t xml:space="preserve"> Nous avons donc fait le choix d’effectuer les travaux de modélisation</w:t>
      </w:r>
      <w:r w:rsidR="001D10E9">
        <w:t xml:space="preserve"> au sein de notre groupe de travail non pas avec les mêmes variables explicatives pour chaque personne, mais de nous laisser à chacun la liberté d’explorer différentes pistes afin de pouvoir dans un second temps mieux identifier l’impact des différentes approches.</w:t>
      </w:r>
      <w:r w:rsidR="00756CC8">
        <w:t xml:space="preserve"> Ce choix d’explorer des pistes différentes explique que, selon les captures d’écran, les variables explicatives peuvent diverger, tout particulièrement pour le vent, ou nous avons fait d’une part un encodage </w:t>
      </w:r>
      <w:proofErr w:type="spellStart"/>
      <w:r w:rsidR="00756CC8">
        <w:t>OneHot</w:t>
      </w:r>
      <w:proofErr w:type="spellEnd"/>
      <w:r w:rsidR="00756CC8">
        <w:t xml:space="preserve"> à partir d’une variable qualitative, mais également d’autre part un encodage trigonométrique pour réduire le nombre de features et transformer ces variables en quantitatives. </w:t>
      </w:r>
    </w:p>
    <w:p w14:paraId="73F35F6F" w14:textId="7E5F6707" w:rsidR="00756CC8" w:rsidDel="008F46C5" w:rsidRDefault="00756CC8" w:rsidP="00DD2E1D">
      <w:pPr>
        <w:rPr>
          <w:del w:id="9" w:author="Quyen THIEU" w:date="2023-11-28T13:21:00Z"/>
        </w:rPr>
      </w:pPr>
    </w:p>
    <w:p w14:paraId="0C042365" w14:textId="551D1886" w:rsidR="001D10E9" w:rsidRDefault="00573A75" w:rsidP="00DD2E1D">
      <w:r>
        <w:t>Nous avons également abordé nos problématiques de modélisation selon trois niveaux de finesse :</w:t>
      </w:r>
    </w:p>
    <w:p w14:paraId="5842B55A" w14:textId="10A20F8D" w:rsidR="00573A75" w:rsidRDefault="00573A75" w:rsidP="00573A75">
      <w:pPr>
        <w:pStyle w:val="Paragraphedeliste"/>
        <w:numPr>
          <w:ilvl w:val="0"/>
          <w:numId w:val="25"/>
        </w:numPr>
      </w:pPr>
      <w:r>
        <w:t>Un niveau macro, avec des modèles portant sur l’ensemble des données australiennes du jeu de données</w:t>
      </w:r>
    </w:p>
    <w:p w14:paraId="1C9D98BC" w14:textId="45A19AED" w:rsidR="00573A75" w:rsidRDefault="00573A75" w:rsidP="00573A75">
      <w:pPr>
        <w:pStyle w:val="Paragraphedeliste"/>
        <w:numPr>
          <w:ilvl w:val="0"/>
          <w:numId w:val="25"/>
        </w:numPr>
      </w:pPr>
      <w:r>
        <w:t xml:space="preserve">Un niveau micro, où nous génèrerons des modèles spécifiques pour chaque </w:t>
      </w:r>
      <w:r w:rsidRPr="008F46C5">
        <w:rPr>
          <w:i/>
          <w:iCs/>
          <w:rPrChange w:id="10" w:author="Quyen THIEU" w:date="2023-11-28T13:21:00Z">
            <w:rPr/>
          </w:rPrChange>
        </w:rPr>
        <w:t>Location</w:t>
      </w:r>
    </w:p>
    <w:p w14:paraId="63C14FDC" w14:textId="260838D5" w:rsidR="00573A75" w:rsidRDefault="00573A75" w:rsidP="00573A75">
      <w:pPr>
        <w:pStyle w:val="Paragraphedeliste"/>
        <w:numPr>
          <w:ilvl w:val="0"/>
          <w:numId w:val="25"/>
        </w:numPr>
      </w:pPr>
      <w:r>
        <w:t xml:space="preserve">Un niveau intermédiaire, dans lequel nous aurons </w:t>
      </w:r>
      <w:proofErr w:type="spellStart"/>
      <w:r>
        <w:t>clusterisé</w:t>
      </w:r>
      <w:proofErr w:type="spellEnd"/>
      <w:r>
        <w:t xml:space="preserve"> l’Australie en plusieurs zones climatiques</w:t>
      </w:r>
    </w:p>
    <w:p w14:paraId="2478F9C7" w14:textId="497161BE" w:rsidR="00573A75" w:rsidRDefault="00B0627A" w:rsidP="00573A75">
      <w:r>
        <w:t>Le niveau macro permettra de pouvoir réaliser toutes nos prédictions avec un seul modèle.</w:t>
      </w:r>
    </w:p>
    <w:p w14:paraId="307AE5B5" w14:textId="77777777" w:rsidR="00B0627A" w:rsidRDefault="00B0627A" w:rsidP="00573A75">
      <w:r>
        <w:t xml:space="preserve">Le niveau micro rendra plus complexe l’analyse des performances puisqu’il y aura 49 modèles, mais permettra potentiellement une meilleure adaptation aux spécificités de chaque </w:t>
      </w:r>
      <w:r w:rsidRPr="008F46C5">
        <w:rPr>
          <w:i/>
          <w:iCs/>
          <w:rPrChange w:id="11" w:author="Quyen THIEU" w:date="2023-11-28T13:22:00Z">
            <w:rPr/>
          </w:rPrChange>
        </w:rPr>
        <w:t>Location</w:t>
      </w:r>
      <w:r>
        <w:t>.</w:t>
      </w:r>
    </w:p>
    <w:p w14:paraId="1DBF8B5F" w14:textId="3BC07F63" w:rsidR="00B0627A" w:rsidRDefault="00B0627A" w:rsidP="00573A75">
      <w:r>
        <w:lastRenderedPageBreak/>
        <w:t xml:space="preserve">Le niveau intermédiaire sera un compromis entre les deux approches, puisque nous aurons 6 modèles, qui seront associés aux </w:t>
      </w:r>
      <w:r w:rsidRPr="008F46C5">
        <w:rPr>
          <w:i/>
          <w:iCs/>
          <w:rPrChange w:id="12" w:author="Quyen THIEU" w:date="2023-11-28T13:22:00Z">
            <w:rPr/>
          </w:rPrChange>
        </w:rPr>
        <w:t>Location</w:t>
      </w:r>
      <w:r>
        <w:t xml:space="preserve"> en fonction des spécificités climatiques communes détectées lors de la </w:t>
      </w:r>
      <w:proofErr w:type="spellStart"/>
      <w:r>
        <w:t>clusterisation</w:t>
      </w:r>
      <w:proofErr w:type="spellEnd"/>
      <w:r>
        <w:t xml:space="preserve">. </w:t>
      </w:r>
    </w:p>
    <w:p w14:paraId="7F5E91D1" w14:textId="679C5DBF" w:rsidR="00446059" w:rsidRDefault="00446059" w:rsidP="00573A75">
      <w:r>
        <w:t>Dans un souci de synthèse et de lisibilité, nous ne déclinerons pas systématiquement par la suite chaque modélisation selon chacune des approches évoquée ci-dessus et nous attacherons plutôt à restituer une représentation assez variée des types d’analyses, en reprenant les résultats les plus intéressants.</w:t>
      </w:r>
    </w:p>
    <w:p w14:paraId="73C0E53A" w14:textId="1E5B15F4" w:rsidR="00756CC8" w:rsidDel="008F46C5" w:rsidRDefault="00756CC8" w:rsidP="00573A75">
      <w:pPr>
        <w:rPr>
          <w:del w:id="13" w:author="Quyen THIEU" w:date="2023-11-28T13:25:00Z"/>
        </w:rPr>
      </w:pPr>
    </w:p>
    <w:p w14:paraId="74C55375" w14:textId="3A4915C0" w:rsidR="00756CC8" w:rsidRDefault="00756CC8" w:rsidP="00573A75">
      <w:r>
        <w:t>Une force de notre groupe a donc été d’avoir des idées très complémentaires sur les pistes à explorer. Nous nous efforcerons dans ce rapport de conclure sur les intérêts et limites de chaque approche.</w:t>
      </w:r>
    </w:p>
    <w:p w14:paraId="66DE9AC3" w14:textId="77777777" w:rsidR="00DD2E1D" w:rsidRDefault="00DD2E1D" w:rsidP="00DD2E1D">
      <w:pPr>
        <w:pStyle w:val="Titre1"/>
      </w:pPr>
      <w:bookmarkStart w:id="14" w:name="_Toc152009245"/>
      <w:r>
        <w:t>RainTomorrow</w:t>
      </w:r>
      <w:bookmarkEnd w:id="14"/>
      <w:r>
        <w:tab/>
      </w:r>
    </w:p>
    <w:p w14:paraId="09D628A3" w14:textId="77777777" w:rsidR="00124A32" w:rsidRDefault="00124A32" w:rsidP="00124A32">
      <w:pPr>
        <w:pStyle w:val="Titre2"/>
      </w:pPr>
      <w:bookmarkStart w:id="15" w:name="_Toc152009246"/>
      <w:r>
        <w:t>Rappel sur déséquilibre</w:t>
      </w:r>
      <w:bookmarkEnd w:id="15"/>
    </w:p>
    <w:p w14:paraId="291FAADC" w14:textId="56D427CE" w:rsidR="00124A32" w:rsidRDefault="00327EAB" w:rsidP="00124A32">
      <w:r>
        <w:t xml:space="preserve">Il est primordial de garder à l’esprit que les deux classes de RainTomorrow sont déséquilibrées, puisque, sur l’ensemble du </w:t>
      </w:r>
      <w:proofErr w:type="spellStart"/>
      <w:r>
        <w:t>dataset</w:t>
      </w:r>
      <w:proofErr w:type="spellEnd"/>
      <w:r>
        <w:t xml:space="preserve">, seules 22,4% des observations sont positives (= « il pleuvra demain ») et donc </w:t>
      </w:r>
      <w:commentRangeStart w:id="16"/>
      <w:r>
        <w:t xml:space="preserve">77,6% </w:t>
      </w:r>
      <w:commentRangeEnd w:id="16"/>
      <w:r w:rsidR="00EF44C2">
        <w:rPr>
          <w:rStyle w:val="Marquedecommentaire"/>
        </w:rPr>
        <w:commentReference w:id="16"/>
      </w:r>
      <w:r>
        <w:t>sont négatives (= « il ne pleuvra pas demain »).</w:t>
      </w:r>
    </w:p>
    <w:p w14:paraId="2407F895" w14:textId="13EA49EC" w:rsidR="00970597" w:rsidRDefault="00970597" w:rsidP="00124A32">
      <w:r>
        <w:t xml:space="preserve">Ce constat nous a amené dans un premier temps à effectuer un rééquilibrage des données par </w:t>
      </w:r>
      <w:proofErr w:type="spellStart"/>
      <w:r>
        <w:t>oversampling</w:t>
      </w:r>
      <w:proofErr w:type="spellEnd"/>
      <w:r>
        <w:t xml:space="preserve">. Cependant, </w:t>
      </w:r>
      <w:commentRangeStart w:id="17"/>
      <w:r>
        <w:t xml:space="preserve">les résultats obtenus n’ont pas indiqué de différence significative </w:t>
      </w:r>
      <w:commentRangeEnd w:id="17"/>
      <w:r w:rsidR="00EF44C2">
        <w:rPr>
          <w:rStyle w:val="Marquedecommentaire"/>
        </w:rPr>
        <w:commentReference w:id="17"/>
      </w:r>
      <w:r>
        <w:t xml:space="preserve">sur les performances obtenues. Nous avons donc finalement conservé les données sans </w:t>
      </w:r>
      <w:proofErr w:type="spellStart"/>
      <w:r>
        <w:t>oversampling</w:t>
      </w:r>
      <w:proofErr w:type="spellEnd"/>
      <w:r>
        <w:t>.</w:t>
      </w:r>
    </w:p>
    <w:p w14:paraId="4A8C080A" w14:textId="7368D868" w:rsidR="00C5213A" w:rsidRDefault="00C5213A" w:rsidP="00124A32">
      <w:r>
        <w:t xml:space="preserve">Notons que ce déséquilibre implique qu’une prédiction systématiquement négative entraînerait une accuracy de 0,776. </w:t>
      </w:r>
      <w:commentRangeStart w:id="18"/>
      <w:r>
        <w:t>Par conséquent, nous attendrons de nos modèles qu’ils proposent une accuracy supérieure à ce chiffre</w:t>
      </w:r>
      <w:commentRangeEnd w:id="18"/>
      <w:r w:rsidR="00C013A3">
        <w:rPr>
          <w:rStyle w:val="Marquedecommentaire"/>
        </w:rPr>
        <w:commentReference w:id="18"/>
      </w:r>
      <w:r>
        <w:t xml:space="preserve">. </w:t>
      </w:r>
      <w:r w:rsidR="009F2DC5">
        <w:t>La question de la pertinence de l’accuracy comme critère peut donc se poser.</w:t>
      </w:r>
    </w:p>
    <w:p w14:paraId="3D4919B7" w14:textId="48EC3C8C" w:rsidR="00DD2E1D" w:rsidRDefault="00DD2E1D" w:rsidP="00DD2E1D">
      <w:pPr>
        <w:pStyle w:val="Titre2"/>
      </w:pPr>
      <w:bookmarkStart w:id="19" w:name="_Toc152009247"/>
      <w:r>
        <w:t>Métriques</w:t>
      </w:r>
      <w:bookmarkEnd w:id="19"/>
    </w:p>
    <w:p w14:paraId="29DBB561" w14:textId="31113D55" w:rsidR="003B41F6" w:rsidRDefault="003B41F6" w:rsidP="003B41F6">
      <w:r>
        <w:t xml:space="preserve">Si l’accuracy permet une compréhension simple des résultats, elle n’est pas nécessairement pertinente pour notre jeu de données, du fait du déséquilibre de </w:t>
      </w:r>
      <w:r w:rsidRPr="00EF44C2">
        <w:rPr>
          <w:i/>
          <w:iCs/>
          <w:rPrChange w:id="20" w:author="Quyen THIEU" w:date="2023-11-28T13:28:00Z">
            <w:rPr/>
          </w:rPrChange>
        </w:rPr>
        <w:t>RainTomorrow</w:t>
      </w:r>
      <w:r>
        <w:t xml:space="preserve">. Nous la conserverons comme indicateur globale de la qualité, tout en gardant à l’esprit qu’une accuracy inférieure à </w:t>
      </w:r>
      <w:commentRangeStart w:id="21"/>
      <w:r>
        <w:t>0,776 sera mauvaise</w:t>
      </w:r>
      <w:commentRangeEnd w:id="21"/>
      <w:r w:rsidR="00EF44C2">
        <w:rPr>
          <w:rStyle w:val="Marquedecommentaire"/>
        </w:rPr>
        <w:commentReference w:id="21"/>
      </w:r>
      <w:r>
        <w:t>.</w:t>
      </w:r>
    </w:p>
    <w:p w14:paraId="1ABB2CBE" w14:textId="51326E31" w:rsidR="003B41F6" w:rsidRDefault="003B41F6" w:rsidP="003B41F6">
      <w:r>
        <w:t xml:space="preserve">Un faible recall correspond pour </w:t>
      </w:r>
      <w:r w:rsidRPr="00EF44C2">
        <w:rPr>
          <w:i/>
          <w:iCs/>
          <w:rPrChange w:id="22" w:author="Quyen THIEU" w:date="2023-11-28T13:29:00Z">
            <w:rPr/>
          </w:rPrChange>
        </w:rPr>
        <w:t>RainTomorrow</w:t>
      </w:r>
      <w:r>
        <w:t xml:space="preserve"> à </w:t>
      </w:r>
      <w:r w:rsidR="00801FB7">
        <w:t xml:space="preserve">un nombre élevé de jours </w:t>
      </w:r>
      <w:r>
        <w:t>de prédictions d’absence de pluie le lendemain alors qu’il pleuvra</w:t>
      </w:r>
      <w:r w:rsidR="00801FB7">
        <w:t xml:space="preserve"> (faux négatifs)</w:t>
      </w:r>
      <w:r>
        <w:t>. Un modèle naïf prédisant qu’il ne pleuvra jamais aura comme vu précédemment une accuracy de 0,776, mais un recall de 0. C’est une métrique qu’il sera intéressant d’optimiser.</w:t>
      </w:r>
    </w:p>
    <w:p w14:paraId="4CD9AEB6" w14:textId="7A49567E" w:rsidR="003B41F6" w:rsidRDefault="003B41F6" w:rsidP="003B41F6">
      <w:r>
        <w:t xml:space="preserve">Une faible précision de </w:t>
      </w:r>
      <w:r w:rsidRPr="00EF44C2">
        <w:rPr>
          <w:i/>
          <w:iCs/>
          <w:rPrChange w:id="23" w:author="Quyen THIEU" w:date="2023-11-28T13:29:00Z">
            <w:rPr/>
          </w:rPrChange>
        </w:rPr>
        <w:t>RainTomorrow</w:t>
      </w:r>
      <w:r>
        <w:t xml:space="preserve"> indiquerait que </w:t>
      </w:r>
      <w:r w:rsidR="00801FB7">
        <w:t>nous nous trompons souvent lorsque nous prédisons qu’il pleuvra le lendemain (faux positifs).</w:t>
      </w:r>
    </w:p>
    <w:p w14:paraId="58FCE2B8" w14:textId="4F2F0BB3" w:rsidR="003B41F6" w:rsidRDefault="00930BD0" w:rsidP="003B41F6">
      <w:r>
        <w:t>L’AUC-ROC, que nous noterons simplement AUC par la suite, est une métrique particulièrement intéressante dans le cadre de classe binaire déséquilibrée.</w:t>
      </w:r>
    </w:p>
    <w:p w14:paraId="69593488" w14:textId="5FACA62E" w:rsidR="00930BD0" w:rsidDel="00EF44C2" w:rsidRDefault="00930BD0" w:rsidP="003B41F6">
      <w:pPr>
        <w:rPr>
          <w:del w:id="24" w:author="Quyen THIEU" w:date="2023-11-28T13:29:00Z"/>
        </w:rPr>
      </w:pPr>
    </w:p>
    <w:p w14:paraId="1ED8E469" w14:textId="0C3523D3" w:rsidR="00930BD0" w:rsidRDefault="0005701B" w:rsidP="003B41F6">
      <w:r>
        <w:t>Le choix de la métrique déprendrait normalement de l’objectif à atteindre</w:t>
      </w:r>
      <w:r w:rsidR="00DA1BE3">
        <w:t>. Par exemple, pour anticiper des annulations</w:t>
      </w:r>
      <w:r w:rsidR="0072592D">
        <w:t xml:space="preserve"> de réservations</w:t>
      </w:r>
      <w:r w:rsidR="00DA1BE3">
        <w:t xml:space="preserve">, un </w:t>
      </w:r>
      <w:r w:rsidR="0072592D">
        <w:t xml:space="preserve">hôtel touristique </w:t>
      </w:r>
      <w:r w:rsidR="00DA1BE3">
        <w:t xml:space="preserve">pourrait vouloir savoir s’il y a un </w:t>
      </w:r>
      <w:r w:rsidR="00DA1BE3" w:rsidRPr="00DA1BE3">
        <w:rPr>
          <w:u w:val="single"/>
        </w:rPr>
        <w:t>risque</w:t>
      </w:r>
      <w:r w:rsidR="00DA1BE3">
        <w:t xml:space="preserve"> de pluie, </w:t>
      </w:r>
      <w:r>
        <w:t xml:space="preserve">quitte à avoir beaucoup de faux positifs, </w:t>
      </w:r>
      <w:r w:rsidR="00DA1BE3">
        <w:t xml:space="preserve">alors qu’un agriculteur doit être </w:t>
      </w:r>
      <w:r w:rsidR="00DA1BE3" w:rsidRPr="00DA1BE3">
        <w:rPr>
          <w:u w:val="single"/>
        </w:rPr>
        <w:t>certain</w:t>
      </w:r>
      <w:r w:rsidR="00DA1BE3">
        <w:t xml:space="preserve"> </w:t>
      </w:r>
      <w:r>
        <w:t>qu’il pleuvra, même si nous devons pour cela prédire parfois à tort qu’il pleuvra</w:t>
      </w:r>
      <w:r w:rsidR="00DA1BE3">
        <w:t>.</w:t>
      </w:r>
    </w:p>
    <w:p w14:paraId="00FD029F" w14:textId="66C46ADE" w:rsidR="00DA1BE3" w:rsidRDefault="00DA1BE3" w:rsidP="003B41F6">
      <w:r>
        <w:t xml:space="preserve">Dans le premier cas, nous optimiserions </w:t>
      </w:r>
      <w:r w:rsidR="00BB6112">
        <w:t>le recall pour avoir un modèle très sensible. Dans le second cas, nous optimiserions plutôt la précision pour avoir un modèle avec une grande spécificité.</w:t>
      </w:r>
    </w:p>
    <w:p w14:paraId="1844BB2A" w14:textId="26EF4340" w:rsidR="00EB1F90" w:rsidRDefault="00EB1F90" w:rsidP="003B41F6">
      <w:r>
        <w:t>Voyons maintenant en pratique les différences obtenues selon les métriques optimisées pour chaque modèle.</w:t>
      </w:r>
    </w:p>
    <w:p w14:paraId="6890D5C8" w14:textId="7038C2A4" w:rsidR="00F9358C" w:rsidRDefault="00F9358C" w:rsidP="00930BD0"/>
    <w:p w14:paraId="386C5F24" w14:textId="4BFB2351" w:rsidR="00DD2E1D" w:rsidRDefault="00DD2E1D" w:rsidP="00DD2E1D">
      <w:pPr>
        <w:pStyle w:val="Titre2"/>
      </w:pPr>
      <w:bookmarkStart w:id="25" w:name="_Toc152009248"/>
      <w:r>
        <w:lastRenderedPageBreak/>
        <w:t>Résultat</w:t>
      </w:r>
      <w:r w:rsidR="00A672EB">
        <w:t>s</w:t>
      </w:r>
      <w:r>
        <w:t xml:space="preserve"> </w:t>
      </w:r>
      <w:r w:rsidR="00A672EB">
        <w:t xml:space="preserve">de la </w:t>
      </w:r>
      <w:r>
        <w:t xml:space="preserve">classification </w:t>
      </w:r>
      <w:r w:rsidR="003167C7">
        <w:t>par approche</w:t>
      </w:r>
      <w:r w:rsidR="00A672EB">
        <w:t>s</w:t>
      </w:r>
      <w:r w:rsidR="003167C7">
        <w:t xml:space="preserve"> « classique</w:t>
      </w:r>
      <w:r w:rsidR="00A672EB">
        <w:t>s</w:t>
      </w:r>
      <w:r w:rsidR="003167C7">
        <w:t xml:space="preserve"> » via </w:t>
      </w:r>
      <w:proofErr w:type="spellStart"/>
      <w:r w:rsidR="003167C7">
        <w:t>scikit-learn</w:t>
      </w:r>
      <w:bookmarkEnd w:id="25"/>
      <w:proofErr w:type="spellEnd"/>
    </w:p>
    <w:p w14:paraId="1DCC2037" w14:textId="4AD8C194" w:rsidR="0022437F" w:rsidRPr="0022437F" w:rsidRDefault="0022437F" w:rsidP="0022437F">
      <w:pPr>
        <w:pStyle w:val="Titre3"/>
        <w:rPr>
          <w:lang w:val="en-US"/>
        </w:rPr>
      </w:pPr>
      <w:bookmarkStart w:id="26" w:name="_Toc152009249"/>
      <w:proofErr w:type="spellStart"/>
      <w:r>
        <w:rPr>
          <w:lang w:val="en-US"/>
        </w:rPr>
        <w:t>Modèles</w:t>
      </w:r>
      <w:proofErr w:type="spellEnd"/>
      <w:r>
        <w:rPr>
          <w:lang w:val="en-US"/>
        </w:rPr>
        <w:t xml:space="preserve"> </w:t>
      </w:r>
      <w:proofErr w:type="spellStart"/>
      <w:r>
        <w:rPr>
          <w:lang w:val="en-US"/>
        </w:rPr>
        <w:t>étudiés</w:t>
      </w:r>
      <w:bookmarkEnd w:id="26"/>
      <w:proofErr w:type="spellEnd"/>
    </w:p>
    <w:p w14:paraId="55FAD2B4" w14:textId="259E9A2C" w:rsidR="005805EF" w:rsidRDefault="009E42C4" w:rsidP="005805EF">
      <w:r>
        <w:t xml:space="preserve">Nous regardons ici des modèles générés avec une approche de machine learning qui n’est pas du </w:t>
      </w:r>
      <w:proofErr w:type="spellStart"/>
      <w:r>
        <w:t>deep</w:t>
      </w:r>
      <w:proofErr w:type="spellEnd"/>
      <w:r>
        <w:t xml:space="preserve"> </w:t>
      </w:r>
      <w:proofErr w:type="spellStart"/>
      <w:r>
        <w:t>learning</w:t>
      </w:r>
      <w:proofErr w:type="spellEnd"/>
      <w:r>
        <w:t xml:space="preserve"> : nous exploitons simplement la variable </w:t>
      </w:r>
      <w:r w:rsidRPr="00EF44C2">
        <w:rPr>
          <w:i/>
          <w:iCs/>
          <w:rPrChange w:id="27" w:author="Quyen THIEU" w:date="2023-11-28T13:36:00Z">
            <w:rPr/>
          </w:rPrChange>
        </w:rPr>
        <w:t>RainTomorrow</w:t>
      </w:r>
      <w:r>
        <w:t xml:space="preserve"> de chaque observation, indépendamment de la date de l’observation.</w:t>
      </w:r>
    </w:p>
    <w:p w14:paraId="27729C3E" w14:textId="03D97558" w:rsidR="005805EF" w:rsidRPr="005805EF" w:rsidRDefault="005805EF" w:rsidP="005805EF">
      <w:r w:rsidRPr="005805EF">
        <w:t xml:space="preserve"> (Ajouter résultats du KNN, </w:t>
      </w:r>
      <w:proofErr w:type="spellStart"/>
      <w:r w:rsidRPr="005805EF">
        <w:t>GradientBoosting</w:t>
      </w:r>
      <w:proofErr w:type="spellEnd"/>
      <w:r w:rsidRPr="005805EF">
        <w:t>, MLP?</w:t>
      </w:r>
      <w:r w:rsidR="009E42C4">
        <w:t xml:space="preserve"> Bof, déjà bien chargé</w:t>
      </w:r>
      <w:r>
        <w:t>)</w:t>
      </w:r>
    </w:p>
    <w:p w14:paraId="62A77884" w14:textId="5E718456" w:rsidR="009E42C4" w:rsidRDefault="009E42C4" w:rsidP="009E42C4">
      <w:pPr>
        <w:pStyle w:val="Titre3"/>
      </w:pPr>
      <w:bookmarkStart w:id="28" w:name="_Toc152009250"/>
      <w:r>
        <w:t>Optimisation de métriques</w:t>
      </w:r>
      <w:bookmarkEnd w:id="28"/>
    </w:p>
    <w:p w14:paraId="0BE7E6A9" w14:textId="73D4533D" w:rsidR="00984F2A" w:rsidRDefault="00984F2A" w:rsidP="00984F2A">
      <w:r w:rsidRPr="00984F2A">
        <w:t xml:space="preserve">Les </w:t>
      </w:r>
      <w:r w:rsidR="005805EF">
        <w:t>hyper</w:t>
      </w:r>
      <w:r w:rsidRPr="00984F2A">
        <w:t xml:space="preserve">paramètres optimaux ont été </w:t>
      </w:r>
      <w:r w:rsidR="005805EF" w:rsidRPr="00984F2A">
        <w:t>déterminés</w:t>
      </w:r>
      <w:r w:rsidRPr="00984F2A">
        <w:t xml:space="preserve"> en optimisant </w:t>
      </w:r>
      <w:r w:rsidR="005805EF">
        <w:t xml:space="preserve">plusieurs </w:t>
      </w:r>
      <w:r w:rsidRPr="00984F2A">
        <w:t>métriques.</w:t>
      </w:r>
    </w:p>
    <w:p w14:paraId="338A3DCD" w14:textId="28BEFFF7" w:rsidR="001E1701" w:rsidRPr="00984F2A" w:rsidRDefault="001E1701" w:rsidP="00984F2A">
      <w:r>
        <w:t xml:space="preserve">Attardons-nous sur une </w:t>
      </w:r>
      <w:del w:id="29" w:author="Quyen THIEU" w:date="2023-11-28T13:36:00Z">
        <w:r w:rsidDel="00EF44C2">
          <w:delText>problèmétique</w:delText>
        </w:r>
      </w:del>
      <w:ins w:id="30" w:author="Quyen THIEU" w:date="2023-11-28T13:36:00Z">
        <w:r w:rsidR="00EF44C2">
          <w:t>problématique</w:t>
        </w:r>
      </w:ins>
      <w:r>
        <w:t xml:space="preserve"> incontournable dans </w:t>
      </w:r>
      <w:proofErr w:type="gramStart"/>
      <w:r>
        <w:t>le machine</w:t>
      </w:r>
      <w:proofErr w:type="gramEnd"/>
      <w:r>
        <w:t xml:space="preserve"> learning dans le machine </w:t>
      </w:r>
      <w:proofErr w:type="spellStart"/>
      <w:r>
        <w:t>learning</w:t>
      </w:r>
      <w:proofErr w:type="spellEnd"/>
      <w:r>
        <w:t>, à savoir l’</w:t>
      </w:r>
      <w:proofErr w:type="spellStart"/>
      <w:r>
        <w:t>overfitting</w:t>
      </w:r>
      <w:proofErr w:type="spellEnd"/>
      <w:r>
        <w:t>. Une attention permanente a été apporté dans tous les modèles sur ce point, d’une part en nous assurant que l’</w:t>
      </w:r>
      <w:proofErr w:type="spellStart"/>
      <w:r>
        <w:t>accuracy</w:t>
      </w:r>
      <w:proofErr w:type="spellEnd"/>
      <w:r>
        <w:t xml:space="preserve"> du </w:t>
      </w:r>
      <w:proofErr w:type="spellStart"/>
      <w:r>
        <w:t>trainset</w:t>
      </w:r>
      <w:proofErr w:type="spellEnd"/>
      <w:r>
        <w:t xml:space="preserve"> était proche du </w:t>
      </w:r>
      <w:proofErr w:type="spellStart"/>
      <w:r>
        <w:t>testset</w:t>
      </w:r>
      <w:proofErr w:type="spellEnd"/>
      <w:r>
        <w:t xml:space="preserve"> (inférieure à 2%), mais également via une méthodologie plus complexe via la librairie </w:t>
      </w:r>
      <w:proofErr w:type="spellStart"/>
      <w:r>
        <w:t>HyperOpt</w:t>
      </w:r>
      <w:proofErr w:type="spellEnd"/>
      <w:r>
        <w:t xml:space="preserve">. Nous avons utilisé </w:t>
      </w:r>
      <w:r w:rsidRPr="001E1701">
        <w:t xml:space="preserve">la validation croisée </w:t>
      </w:r>
      <w:proofErr w:type="spellStart"/>
      <w:proofErr w:type="gramStart"/>
      <w:r w:rsidRPr="00180F04">
        <w:rPr>
          <w:i/>
          <w:iCs/>
          <w:rPrChange w:id="31" w:author="Quyen THIEU" w:date="2023-11-28T13:37:00Z">
            <w:rPr/>
          </w:rPrChange>
        </w:rPr>
        <w:t>StratifiedKFold</w:t>
      </w:r>
      <w:proofErr w:type="spellEnd"/>
      <w:r w:rsidRPr="00180F04">
        <w:rPr>
          <w:i/>
          <w:iCs/>
          <w:rPrChange w:id="32" w:author="Quyen THIEU" w:date="2023-11-28T13:37:00Z">
            <w:rPr/>
          </w:rPrChange>
        </w:rPr>
        <w:t>(</w:t>
      </w:r>
      <w:proofErr w:type="spellStart"/>
      <w:proofErr w:type="gramEnd"/>
      <w:r w:rsidRPr="00180F04">
        <w:rPr>
          <w:i/>
          <w:iCs/>
          <w:rPrChange w:id="33" w:author="Quyen THIEU" w:date="2023-11-28T13:37:00Z">
            <w:rPr/>
          </w:rPrChange>
        </w:rPr>
        <w:t>n_splits</w:t>
      </w:r>
      <w:proofErr w:type="spellEnd"/>
      <w:r w:rsidRPr="00180F04">
        <w:rPr>
          <w:i/>
          <w:iCs/>
          <w:rPrChange w:id="34" w:author="Quyen THIEU" w:date="2023-11-28T13:37:00Z">
            <w:rPr/>
          </w:rPrChange>
        </w:rPr>
        <w:t xml:space="preserve">=5, </w:t>
      </w:r>
      <w:proofErr w:type="spellStart"/>
      <w:r w:rsidRPr="00180F04">
        <w:rPr>
          <w:i/>
          <w:iCs/>
          <w:rPrChange w:id="35" w:author="Quyen THIEU" w:date="2023-11-28T13:37:00Z">
            <w:rPr/>
          </w:rPrChange>
        </w:rPr>
        <w:t>random_state</w:t>
      </w:r>
      <w:proofErr w:type="spellEnd"/>
      <w:r w:rsidRPr="00180F04">
        <w:rPr>
          <w:i/>
          <w:iCs/>
          <w:rPrChange w:id="36" w:author="Quyen THIEU" w:date="2023-11-28T13:37:00Z">
            <w:rPr/>
          </w:rPrChange>
        </w:rPr>
        <w:t xml:space="preserve">=42, </w:t>
      </w:r>
      <w:proofErr w:type="spellStart"/>
      <w:r w:rsidRPr="00180F04">
        <w:rPr>
          <w:i/>
          <w:iCs/>
          <w:rPrChange w:id="37" w:author="Quyen THIEU" w:date="2023-11-28T13:37:00Z">
            <w:rPr/>
          </w:rPrChange>
        </w:rPr>
        <w:t>shuffle</w:t>
      </w:r>
      <w:proofErr w:type="spellEnd"/>
      <w:r w:rsidRPr="00180F04">
        <w:rPr>
          <w:i/>
          <w:iCs/>
          <w:rPrChange w:id="38" w:author="Quyen THIEU" w:date="2023-11-28T13:37:00Z">
            <w:rPr/>
          </w:rPrChange>
        </w:rPr>
        <w:t>=</w:t>
      </w:r>
      <w:proofErr w:type="spellStart"/>
      <w:r w:rsidRPr="00180F04">
        <w:rPr>
          <w:i/>
          <w:iCs/>
          <w:rPrChange w:id="39" w:author="Quyen THIEU" w:date="2023-11-28T13:37:00Z">
            <w:rPr/>
          </w:rPrChange>
        </w:rPr>
        <w:t>True</w:t>
      </w:r>
      <w:proofErr w:type="spellEnd"/>
      <w:r w:rsidRPr="00180F04">
        <w:rPr>
          <w:i/>
          <w:iCs/>
          <w:rPrChange w:id="40" w:author="Quyen THIEU" w:date="2023-11-28T13:37:00Z">
            <w:rPr/>
          </w:rPrChange>
        </w:rPr>
        <w:t>).</w:t>
      </w:r>
      <w:r w:rsidRPr="001E1701">
        <w:t xml:space="preserve"> Pour le modèle XGBoost en particulier, </w:t>
      </w:r>
      <w:r>
        <w:t xml:space="preserve">nous avons ajouté </w:t>
      </w:r>
      <w:r w:rsidRPr="001E1701">
        <w:t xml:space="preserve">l'option </w:t>
      </w:r>
      <w:proofErr w:type="spellStart"/>
      <w:r w:rsidRPr="00180F04">
        <w:rPr>
          <w:i/>
          <w:iCs/>
          <w:rPrChange w:id="41" w:author="Quyen THIEU" w:date="2023-11-28T13:37:00Z">
            <w:rPr/>
          </w:rPrChange>
        </w:rPr>
        <w:t>early_stopping_</w:t>
      </w:r>
      <w:proofErr w:type="gramStart"/>
      <w:r w:rsidRPr="00180F04">
        <w:rPr>
          <w:i/>
          <w:iCs/>
          <w:rPrChange w:id="42" w:author="Quyen THIEU" w:date="2023-11-28T13:37:00Z">
            <w:rPr/>
          </w:rPrChange>
        </w:rPr>
        <w:t>rounds</w:t>
      </w:r>
      <w:proofErr w:type="spellEnd"/>
      <w:r w:rsidRPr="00180F04">
        <w:rPr>
          <w:i/>
          <w:iCs/>
          <w:rPrChange w:id="43" w:author="Quyen THIEU" w:date="2023-11-28T13:37:00Z">
            <w:rPr/>
          </w:rPrChange>
        </w:rPr>
        <w:t>:</w:t>
      </w:r>
      <w:proofErr w:type="gramEnd"/>
      <w:r w:rsidRPr="00180F04">
        <w:rPr>
          <w:i/>
          <w:iCs/>
          <w:rPrChange w:id="44" w:author="Quyen THIEU" w:date="2023-11-28T13:37:00Z">
            <w:rPr/>
          </w:rPrChange>
        </w:rPr>
        <w:t xml:space="preserve"> </w:t>
      </w:r>
      <w:proofErr w:type="spellStart"/>
      <w:r w:rsidRPr="00180F04">
        <w:rPr>
          <w:i/>
          <w:iCs/>
          <w:rPrChange w:id="45" w:author="Quyen THIEU" w:date="2023-11-28T13:37:00Z">
            <w:rPr/>
          </w:rPrChange>
        </w:rPr>
        <w:t>int</w:t>
      </w:r>
      <w:proofErr w:type="spellEnd"/>
      <w:r w:rsidRPr="00180F04">
        <w:rPr>
          <w:i/>
          <w:iCs/>
          <w:rPrChange w:id="46" w:author="Quyen THIEU" w:date="2023-11-28T13:37:00Z">
            <w:rPr/>
          </w:rPrChange>
        </w:rPr>
        <w:t xml:space="preserve"> = 50</w:t>
      </w:r>
      <w:r w:rsidRPr="001E1701">
        <w:t xml:space="preserve"> qui est recommandé</w:t>
      </w:r>
      <w:r>
        <w:t>e</w:t>
      </w:r>
      <w:r w:rsidRPr="001E1701">
        <w:t xml:space="preserve"> pour éviter le problème d'</w:t>
      </w:r>
      <w:proofErr w:type="spellStart"/>
      <w:r w:rsidRPr="001E1701">
        <w:t>overfitting</w:t>
      </w:r>
      <w:proofErr w:type="spellEnd"/>
      <w:r w:rsidRPr="001E1701">
        <w:t xml:space="preserve"> pour ce modèle. En vérifiant les métriques calculé</w:t>
      </w:r>
      <w:r>
        <w:t>e</w:t>
      </w:r>
      <w:r w:rsidRPr="001E1701">
        <w:t xml:space="preserve">s sur l'ensemble d'entrainement et l'ensemble de test, </w:t>
      </w:r>
      <w:r>
        <w:t xml:space="preserve">nous n’avons pas identifié </w:t>
      </w:r>
      <w:r w:rsidRPr="001E1701">
        <w:t>de problème d'</w:t>
      </w:r>
      <w:proofErr w:type="spellStart"/>
      <w:r w:rsidRPr="001E1701">
        <w:t>overfitting</w:t>
      </w:r>
      <w:proofErr w:type="spellEnd"/>
      <w:r w:rsidRPr="001E1701">
        <w:t>.</w:t>
      </w:r>
    </w:p>
    <w:p w14:paraId="1530BCB6" w14:textId="4A28169B" w:rsidR="009E42C4" w:rsidDel="00EF44C2" w:rsidRDefault="009E42C4">
      <w:pPr>
        <w:spacing w:after="80"/>
        <w:jc w:val="left"/>
        <w:rPr>
          <w:del w:id="47" w:author="Quyen THIEU" w:date="2023-11-28T13:36:00Z"/>
        </w:rPr>
      </w:pPr>
    </w:p>
    <w:p w14:paraId="6EE73934" w14:textId="77777777" w:rsidR="005805EF" w:rsidRPr="00B1564A" w:rsidRDefault="005805EF" w:rsidP="009E42C4">
      <w:pPr>
        <w:pStyle w:val="Titre4"/>
      </w:pPr>
      <w:r w:rsidRPr="00B1564A">
        <w:t>Maximisation de l’</w:t>
      </w:r>
      <w:proofErr w:type="spellStart"/>
      <w:r w:rsidRPr="00B1564A">
        <w:t>accuracy</w:t>
      </w:r>
      <w:proofErr w:type="spellEnd"/>
    </w:p>
    <w:p w14:paraId="378A6ABD" w14:textId="77777777" w:rsidR="005805EF" w:rsidRPr="00B1564A" w:rsidRDefault="005805EF" w:rsidP="005805EF">
      <w:pPr>
        <w:rPr>
          <w:rFonts w:cs="Times New Roman"/>
          <w:color w:val="0F0F0F"/>
        </w:rPr>
      </w:pPr>
      <w:r w:rsidRPr="00B1564A">
        <w:rPr>
          <w:rFonts w:cs="Times New Roman"/>
          <w:color w:val="0F0F0F"/>
        </w:rPr>
        <w:t>Les résultats présentés dans le tableau ci-dessous montrent les performances de quatre modèles différents en termes de cinq métriques d'évaluation, avec l'optimisation basée sur l’accuracy.</w:t>
      </w:r>
    </w:p>
    <w:tbl>
      <w:tblPr>
        <w:tblpPr w:leftFromText="141" w:rightFromText="141" w:vertAnchor="text" w:horzAnchor="margin" w:tblpXSpec="center" w:tblpY="-82"/>
        <w:tblW w:w="8780" w:type="dxa"/>
        <w:tblCellMar>
          <w:left w:w="70" w:type="dxa"/>
          <w:right w:w="70" w:type="dxa"/>
        </w:tblCellMar>
        <w:tblLook w:val="04A0" w:firstRow="1" w:lastRow="0" w:firstColumn="1" w:lastColumn="0" w:noHBand="0" w:noVBand="1"/>
      </w:tblPr>
      <w:tblGrid>
        <w:gridCol w:w="2643"/>
        <w:gridCol w:w="1401"/>
        <w:gridCol w:w="1091"/>
        <w:gridCol w:w="1463"/>
        <w:gridCol w:w="1091"/>
        <w:gridCol w:w="1091"/>
      </w:tblGrid>
      <w:tr w:rsidR="005805EF" w:rsidRPr="004B32D5" w14:paraId="77AEB49E" w14:textId="77777777" w:rsidTr="00967ED6">
        <w:trPr>
          <w:trHeight w:val="380"/>
        </w:trPr>
        <w:tc>
          <w:tcPr>
            <w:tcW w:w="8780" w:type="dxa"/>
            <w:gridSpan w:val="6"/>
            <w:tcBorders>
              <w:top w:val="nil"/>
              <w:left w:val="nil"/>
              <w:bottom w:val="nil"/>
              <w:right w:val="nil"/>
            </w:tcBorders>
            <w:shd w:val="clear" w:color="000000" w:fill="A9D08E"/>
            <w:noWrap/>
            <w:vAlign w:val="bottom"/>
            <w:hideMark/>
          </w:tcPr>
          <w:p w14:paraId="542DAF66"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Scores des modèles ayant meilleur accuracy</w:t>
            </w:r>
          </w:p>
        </w:tc>
      </w:tr>
      <w:tr w:rsidR="005805EF" w:rsidRPr="004B32D5" w14:paraId="01428B7C" w14:textId="77777777" w:rsidTr="00967ED6">
        <w:trPr>
          <w:trHeight w:val="320"/>
        </w:trPr>
        <w:tc>
          <w:tcPr>
            <w:tcW w:w="2643"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04540611"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1" w:type="dxa"/>
            <w:tcBorders>
              <w:top w:val="single" w:sz="4" w:space="0" w:color="FFFFFF"/>
              <w:left w:val="nil"/>
              <w:bottom w:val="single" w:sz="4" w:space="0" w:color="FFFFFF"/>
              <w:right w:val="single" w:sz="4" w:space="0" w:color="FFFFFF"/>
            </w:tcBorders>
            <w:shd w:val="clear" w:color="000000" w:fill="9BC2E6"/>
            <w:noWrap/>
            <w:vAlign w:val="bottom"/>
            <w:hideMark/>
          </w:tcPr>
          <w:p w14:paraId="2679669C"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1A623D80"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3" w:type="dxa"/>
            <w:tcBorders>
              <w:top w:val="single" w:sz="4" w:space="0" w:color="FFFFFF"/>
              <w:left w:val="nil"/>
              <w:bottom w:val="single" w:sz="4" w:space="0" w:color="FFFFFF"/>
              <w:right w:val="single" w:sz="4" w:space="0" w:color="FFFFFF"/>
            </w:tcBorders>
            <w:shd w:val="clear" w:color="000000" w:fill="9BC2E6"/>
            <w:noWrap/>
            <w:vAlign w:val="bottom"/>
            <w:hideMark/>
          </w:tcPr>
          <w:p w14:paraId="45DE0E46"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2D664CD"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5E5F05B"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006932DC"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70EDBEE7" w14:textId="554DEA8A"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6BC1A03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0.8461</w:t>
            </w:r>
          </w:p>
        </w:tc>
        <w:tc>
          <w:tcPr>
            <w:tcW w:w="1091" w:type="dxa"/>
            <w:tcBorders>
              <w:top w:val="nil"/>
              <w:left w:val="nil"/>
              <w:bottom w:val="single" w:sz="4" w:space="0" w:color="FFFFFF"/>
              <w:right w:val="single" w:sz="4" w:space="0" w:color="FFFFFF"/>
            </w:tcBorders>
            <w:shd w:val="clear" w:color="000000" w:fill="DDEBF7"/>
            <w:noWrap/>
            <w:vAlign w:val="bottom"/>
            <w:hideMark/>
          </w:tcPr>
          <w:p w14:paraId="7E2C9D4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0.5004</w:t>
            </w:r>
          </w:p>
        </w:tc>
        <w:tc>
          <w:tcPr>
            <w:tcW w:w="1463" w:type="dxa"/>
            <w:tcBorders>
              <w:top w:val="nil"/>
              <w:left w:val="nil"/>
              <w:bottom w:val="single" w:sz="4" w:space="0" w:color="FFFFFF"/>
              <w:right w:val="single" w:sz="4" w:space="0" w:color="FFFFFF"/>
            </w:tcBorders>
            <w:shd w:val="clear" w:color="000000" w:fill="DDEBF7"/>
            <w:noWrap/>
            <w:vAlign w:val="bottom"/>
            <w:hideMark/>
          </w:tcPr>
          <w:p w14:paraId="109A55E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0.7278</w:t>
            </w:r>
          </w:p>
        </w:tc>
        <w:tc>
          <w:tcPr>
            <w:tcW w:w="1091" w:type="dxa"/>
            <w:tcBorders>
              <w:top w:val="nil"/>
              <w:left w:val="nil"/>
              <w:bottom w:val="single" w:sz="4" w:space="0" w:color="FFFFFF"/>
              <w:right w:val="single" w:sz="4" w:space="0" w:color="FFFFFF"/>
            </w:tcBorders>
            <w:shd w:val="clear" w:color="000000" w:fill="DDEBF7"/>
            <w:noWrap/>
            <w:vAlign w:val="bottom"/>
            <w:hideMark/>
          </w:tcPr>
          <w:p w14:paraId="0BDF5AA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0.5930</w:t>
            </w:r>
          </w:p>
        </w:tc>
        <w:tc>
          <w:tcPr>
            <w:tcW w:w="1091" w:type="dxa"/>
            <w:tcBorders>
              <w:top w:val="nil"/>
              <w:left w:val="nil"/>
              <w:bottom w:val="single" w:sz="4" w:space="0" w:color="FFFFFF"/>
              <w:right w:val="single" w:sz="4" w:space="0" w:color="FFFFFF"/>
            </w:tcBorders>
            <w:shd w:val="clear" w:color="000000" w:fill="DDEBF7"/>
            <w:noWrap/>
            <w:vAlign w:val="bottom"/>
            <w:hideMark/>
          </w:tcPr>
          <w:p w14:paraId="12A5DF0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0.8694</w:t>
            </w:r>
          </w:p>
        </w:tc>
      </w:tr>
      <w:tr w:rsidR="005805EF" w:rsidRPr="004B32D5" w14:paraId="2C1D9E9D"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5ED0E14F"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0E60872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0.8389</w:t>
            </w:r>
          </w:p>
        </w:tc>
        <w:tc>
          <w:tcPr>
            <w:tcW w:w="1091" w:type="dxa"/>
            <w:tcBorders>
              <w:top w:val="nil"/>
              <w:left w:val="nil"/>
              <w:bottom w:val="single" w:sz="4" w:space="0" w:color="FFFFFF"/>
              <w:right w:val="single" w:sz="4" w:space="0" w:color="FFFFFF"/>
            </w:tcBorders>
            <w:shd w:val="clear" w:color="000000" w:fill="DDEBF7"/>
            <w:noWrap/>
            <w:vAlign w:val="bottom"/>
            <w:hideMark/>
          </w:tcPr>
          <w:p w14:paraId="282E3AF7"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0.4841</w:t>
            </w:r>
          </w:p>
        </w:tc>
        <w:tc>
          <w:tcPr>
            <w:tcW w:w="1463" w:type="dxa"/>
            <w:tcBorders>
              <w:top w:val="nil"/>
              <w:left w:val="nil"/>
              <w:bottom w:val="single" w:sz="4" w:space="0" w:color="FFFFFF"/>
              <w:right w:val="single" w:sz="4" w:space="0" w:color="FFFFFF"/>
            </w:tcBorders>
            <w:shd w:val="clear" w:color="000000" w:fill="DDEBF7"/>
            <w:noWrap/>
            <w:vAlign w:val="bottom"/>
            <w:hideMark/>
          </w:tcPr>
          <w:p w14:paraId="1098CE0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0.7049</w:t>
            </w:r>
          </w:p>
        </w:tc>
        <w:tc>
          <w:tcPr>
            <w:tcW w:w="1091" w:type="dxa"/>
            <w:tcBorders>
              <w:top w:val="nil"/>
              <w:left w:val="nil"/>
              <w:bottom w:val="single" w:sz="4" w:space="0" w:color="FFFFFF"/>
              <w:right w:val="single" w:sz="4" w:space="0" w:color="FFFFFF"/>
            </w:tcBorders>
            <w:shd w:val="clear" w:color="000000" w:fill="DDEBF7"/>
            <w:noWrap/>
            <w:vAlign w:val="bottom"/>
            <w:hideMark/>
          </w:tcPr>
          <w:p w14:paraId="5123BFA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0.5740</w:t>
            </w:r>
          </w:p>
        </w:tc>
        <w:tc>
          <w:tcPr>
            <w:tcW w:w="1091" w:type="dxa"/>
            <w:tcBorders>
              <w:top w:val="nil"/>
              <w:left w:val="nil"/>
              <w:bottom w:val="single" w:sz="4" w:space="0" w:color="FFFFFF"/>
              <w:right w:val="single" w:sz="4" w:space="0" w:color="FFFFFF"/>
            </w:tcBorders>
            <w:shd w:val="clear" w:color="000000" w:fill="DDEBF7"/>
            <w:noWrap/>
            <w:vAlign w:val="bottom"/>
            <w:hideMark/>
          </w:tcPr>
          <w:p w14:paraId="637C217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0.8456</w:t>
            </w:r>
          </w:p>
        </w:tc>
      </w:tr>
      <w:tr w:rsidR="005805EF" w:rsidRPr="004B32D5" w14:paraId="599960F7"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075ABD96"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3F27E11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0.8465</w:t>
            </w:r>
          </w:p>
        </w:tc>
        <w:tc>
          <w:tcPr>
            <w:tcW w:w="1091" w:type="dxa"/>
            <w:tcBorders>
              <w:top w:val="nil"/>
              <w:left w:val="nil"/>
              <w:bottom w:val="single" w:sz="4" w:space="0" w:color="FFFFFF"/>
              <w:right w:val="single" w:sz="4" w:space="0" w:color="FFFFFF"/>
            </w:tcBorders>
            <w:shd w:val="clear" w:color="000000" w:fill="DDEBF7"/>
            <w:noWrap/>
            <w:vAlign w:val="bottom"/>
            <w:hideMark/>
          </w:tcPr>
          <w:p w14:paraId="77F2C84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0.4761</w:t>
            </w:r>
          </w:p>
        </w:tc>
        <w:tc>
          <w:tcPr>
            <w:tcW w:w="1463" w:type="dxa"/>
            <w:tcBorders>
              <w:top w:val="nil"/>
              <w:left w:val="nil"/>
              <w:bottom w:val="single" w:sz="4" w:space="0" w:color="FFFFFF"/>
              <w:right w:val="single" w:sz="4" w:space="0" w:color="FFFFFF"/>
            </w:tcBorders>
            <w:shd w:val="clear" w:color="000000" w:fill="DDEBF7"/>
            <w:noWrap/>
            <w:vAlign w:val="bottom"/>
            <w:hideMark/>
          </w:tcPr>
          <w:p w14:paraId="37FB44D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0.7477</w:t>
            </w:r>
          </w:p>
        </w:tc>
        <w:tc>
          <w:tcPr>
            <w:tcW w:w="1091" w:type="dxa"/>
            <w:tcBorders>
              <w:top w:val="nil"/>
              <w:left w:val="nil"/>
              <w:bottom w:val="single" w:sz="4" w:space="0" w:color="FFFFFF"/>
              <w:right w:val="single" w:sz="4" w:space="0" w:color="FFFFFF"/>
            </w:tcBorders>
            <w:shd w:val="clear" w:color="000000" w:fill="DDEBF7"/>
            <w:noWrap/>
            <w:vAlign w:val="bottom"/>
            <w:hideMark/>
          </w:tcPr>
          <w:p w14:paraId="3D8C79D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0.5818</w:t>
            </w:r>
          </w:p>
        </w:tc>
        <w:tc>
          <w:tcPr>
            <w:tcW w:w="1091" w:type="dxa"/>
            <w:tcBorders>
              <w:top w:val="nil"/>
              <w:left w:val="nil"/>
              <w:bottom w:val="single" w:sz="4" w:space="0" w:color="FFFFFF"/>
              <w:right w:val="single" w:sz="4" w:space="0" w:color="FFFFFF"/>
            </w:tcBorders>
            <w:shd w:val="clear" w:color="000000" w:fill="DDEBF7"/>
            <w:noWrap/>
            <w:vAlign w:val="bottom"/>
            <w:hideMark/>
          </w:tcPr>
          <w:p w14:paraId="512A29F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0.8653</w:t>
            </w:r>
          </w:p>
        </w:tc>
      </w:tr>
      <w:tr w:rsidR="005805EF" w:rsidRPr="004B32D5" w14:paraId="60960031"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6C29DB50" w14:textId="77777777" w:rsidR="005805EF" w:rsidRPr="004B32D5" w:rsidRDefault="005805EF" w:rsidP="00967ED6">
            <w:pPr>
              <w:spacing w:after="0"/>
              <w:jc w:val="left"/>
              <w:rPr>
                <w:rFonts w:eastAsia="Times New Roman" w:cs="Times New Roman"/>
                <w:b/>
                <w:bCs/>
                <w:color w:val="000000"/>
                <w:lang w:eastAsia="fr-FR"/>
              </w:rPr>
            </w:pPr>
            <w:r w:rsidRPr="004B32D5">
              <w:rPr>
                <w:rFonts w:eastAsia="Times New Roman" w:cs="Times New Roman"/>
                <w:b/>
                <w:bCs/>
                <w:color w:val="000000"/>
                <w:lang w:eastAsia="fr-FR"/>
              </w:rPr>
              <w:t>XGBoost</w:t>
            </w:r>
          </w:p>
        </w:tc>
        <w:tc>
          <w:tcPr>
            <w:tcW w:w="1401" w:type="dxa"/>
            <w:tcBorders>
              <w:top w:val="nil"/>
              <w:left w:val="nil"/>
              <w:bottom w:val="single" w:sz="4" w:space="0" w:color="FFFFFF"/>
              <w:right w:val="single" w:sz="4" w:space="0" w:color="FFFFFF"/>
            </w:tcBorders>
            <w:shd w:val="clear" w:color="000000" w:fill="DDEBF7"/>
            <w:noWrap/>
            <w:vAlign w:val="bottom"/>
            <w:hideMark/>
          </w:tcPr>
          <w:p w14:paraId="1CCF885F"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0.8526</w:t>
            </w:r>
          </w:p>
        </w:tc>
        <w:tc>
          <w:tcPr>
            <w:tcW w:w="1091" w:type="dxa"/>
            <w:tcBorders>
              <w:top w:val="nil"/>
              <w:left w:val="nil"/>
              <w:bottom w:val="single" w:sz="4" w:space="0" w:color="FFFFFF"/>
              <w:right w:val="single" w:sz="4" w:space="0" w:color="FFFFFF"/>
            </w:tcBorders>
            <w:shd w:val="clear" w:color="000000" w:fill="DDEBF7"/>
            <w:noWrap/>
            <w:vAlign w:val="bottom"/>
            <w:hideMark/>
          </w:tcPr>
          <w:p w14:paraId="60AF652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0.5407</w:t>
            </w:r>
          </w:p>
        </w:tc>
        <w:tc>
          <w:tcPr>
            <w:tcW w:w="1463" w:type="dxa"/>
            <w:tcBorders>
              <w:top w:val="nil"/>
              <w:left w:val="nil"/>
              <w:bottom w:val="single" w:sz="4" w:space="0" w:color="FFFFFF"/>
              <w:right w:val="single" w:sz="4" w:space="0" w:color="FFFFFF"/>
            </w:tcBorders>
            <w:shd w:val="clear" w:color="000000" w:fill="DDEBF7"/>
            <w:noWrap/>
            <w:vAlign w:val="bottom"/>
            <w:hideMark/>
          </w:tcPr>
          <w:p w14:paraId="43C93FD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0.7315</w:t>
            </w:r>
          </w:p>
        </w:tc>
        <w:tc>
          <w:tcPr>
            <w:tcW w:w="1091" w:type="dxa"/>
            <w:tcBorders>
              <w:top w:val="nil"/>
              <w:left w:val="nil"/>
              <w:bottom w:val="single" w:sz="4" w:space="0" w:color="FFFFFF"/>
              <w:right w:val="single" w:sz="4" w:space="0" w:color="FFFFFF"/>
            </w:tcBorders>
            <w:shd w:val="clear" w:color="000000" w:fill="DDEBF7"/>
            <w:noWrap/>
            <w:vAlign w:val="bottom"/>
            <w:hideMark/>
          </w:tcPr>
          <w:p w14:paraId="1AA23847"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0.6218</w:t>
            </w:r>
          </w:p>
        </w:tc>
        <w:tc>
          <w:tcPr>
            <w:tcW w:w="1091" w:type="dxa"/>
            <w:tcBorders>
              <w:top w:val="nil"/>
              <w:left w:val="nil"/>
              <w:bottom w:val="single" w:sz="4" w:space="0" w:color="FFFFFF"/>
              <w:right w:val="single" w:sz="4" w:space="0" w:color="FFFFFF"/>
            </w:tcBorders>
            <w:shd w:val="clear" w:color="000000" w:fill="DDEBF7"/>
            <w:noWrap/>
            <w:vAlign w:val="bottom"/>
            <w:hideMark/>
          </w:tcPr>
          <w:p w14:paraId="5C55BF3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0.8844</w:t>
            </w:r>
          </w:p>
        </w:tc>
      </w:tr>
    </w:tbl>
    <w:p w14:paraId="759235C2" w14:textId="77777777" w:rsidR="005805EF" w:rsidRPr="00B1564A" w:rsidRDefault="005805EF" w:rsidP="005805EF">
      <w:pPr>
        <w:rPr>
          <w:rFonts w:cs="Times New Roman"/>
          <w:color w:val="0F0F0F"/>
        </w:rPr>
      </w:pPr>
    </w:p>
    <w:p w14:paraId="05254B24"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XGBoost a la meilleure accuracy parmi les quatre modèles, avec une valeur de 0.8526</w:t>
      </w:r>
    </w:p>
    <w:p w14:paraId="02C05AB4"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 </w:t>
      </w:r>
      <w:r w:rsidRPr="00B1564A">
        <w:rPr>
          <w:rFonts w:cs="Times New Roman"/>
          <w:color w:val="0F0F0F"/>
        </w:rPr>
        <w:t>XGBoost a également le recall le plus élevé, ce qui suggère qu'il a une capacité supérieure à identifier les exemples positifs par rapport aux autres modèles.</w:t>
      </w:r>
    </w:p>
    <w:p w14:paraId="28646ED4"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color w:val="0F0F0F"/>
        </w:rPr>
        <w:t>Precision</w:t>
      </w:r>
      <w:proofErr w:type="spellEnd"/>
      <w:r w:rsidRPr="00B1564A">
        <w:rPr>
          <w:rFonts w:cs="Times New Roman"/>
          <w:color w:val="0F0F0F"/>
        </w:rPr>
        <w:t xml:space="preserve"> : </w:t>
      </w:r>
      <w:proofErr w:type="spellStart"/>
      <w:r w:rsidRPr="00B1564A">
        <w:rPr>
          <w:rFonts w:cs="Times New Roman"/>
          <w:color w:val="0F0F0F"/>
        </w:rPr>
        <w:t>Random</w:t>
      </w:r>
      <w:proofErr w:type="spellEnd"/>
      <w:r w:rsidRPr="00B1564A">
        <w:rPr>
          <w:rFonts w:cs="Times New Roman"/>
          <w:color w:val="0F0F0F"/>
        </w:rPr>
        <w:t xml:space="preserve"> Forest a la </w:t>
      </w:r>
      <w:proofErr w:type="spellStart"/>
      <w:r w:rsidRPr="00B1564A">
        <w:rPr>
          <w:rFonts w:cs="Times New Roman"/>
          <w:color w:val="0F0F0F"/>
        </w:rPr>
        <w:t>precision</w:t>
      </w:r>
      <w:proofErr w:type="spellEnd"/>
      <w:r w:rsidRPr="00B1564A">
        <w:rPr>
          <w:rFonts w:cs="Times New Roman"/>
          <w:color w:val="0F0F0F"/>
        </w:rPr>
        <w:t xml:space="preserve"> la plus élevée, indiquant qu'il a moins de faux positifs par rapport aux autres modèles.</w:t>
      </w:r>
    </w:p>
    <w:p w14:paraId="2FFC80C7" w14:textId="77777777" w:rsidR="005805EF" w:rsidRPr="00B1564A" w:rsidRDefault="005805EF" w:rsidP="005805EF">
      <w:pPr>
        <w:pStyle w:val="Paragraphedeliste"/>
        <w:numPr>
          <w:ilvl w:val="0"/>
          <w:numId w:val="26"/>
        </w:numPr>
        <w:rPr>
          <w:rFonts w:cs="Times New Roman"/>
        </w:rPr>
      </w:pPr>
      <w:r w:rsidRPr="00B1564A">
        <w:rPr>
          <w:rFonts w:cs="Times New Roman"/>
          <w:color w:val="0F0F0F"/>
        </w:rPr>
        <w:t xml:space="preserve">F1-score : XGBoost a le F1-score le plus élevé, ce qui est une combinaison équilibrée de </w:t>
      </w:r>
      <w:proofErr w:type="spellStart"/>
      <w:r w:rsidRPr="00B1564A">
        <w:rPr>
          <w:rFonts w:cs="Times New Roman"/>
          <w:color w:val="0F0F0F"/>
        </w:rPr>
        <w:t>recall</w:t>
      </w:r>
      <w:proofErr w:type="spellEnd"/>
      <w:r w:rsidRPr="00B1564A">
        <w:rPr>
          <w:rFonts w:cs="Times New Roman"/>
          <w:color w:val="0F0F0F"/>
        </w:rPr>
        <w:t xml:space="preserve"> et </w:t>
      </w:r>
      <w:proofErr w:type="spellStart"/>
      <w:r w:rsidRPr="00B1564A">
        <w:rPr>
          <w:rFonts w:cs="Times New Roman"/>
          <w:color w:val="0F0F0F"/>
        </w:rPr>
        <w:t>precision</w:t>
      </w:r>
      <w:proofErr w:type="spellEnd"/>
      <w:r w:rsidRPr="00B1564A">
        <w:rPr>
          <w:rFonts w:cs="Times New Roman"/>
          <w:color w:val="0F0F0F"/>
        </w:rPr>
        <w:t>.</w:t>
      </w:r>
    </w:p>
    <w:p w14:paraId="04E520E6" w14:textId="77777777" w:rsidR="005805EF" w:rsidRPr="00B1564A" w:rsidRDefault="005805EF" w:rsidP="005805EF">
      <w:pPr>
        <w:pStyle w:val="Paragraphedeliste"/>
        <w:numPr>
          <w:ilvl w:val="0"/>
          <w:numId w:val="26"/>
        </w:numPr>
        <w:rPr>
          <w:rFonts w:cs="Times New Roman"/>
        </w:rPr>
      </w:pPr>
      <w:r w:rsidRPr="00B1564A">
        <w:rPr>
          <w:rFonts w:cs="Times New Roman"/>
          <w:color w:val="0F0F0F"/>
        </w:rPr>
        <w:t>AUC : XGBoost a également la meilleure AUC, indiquant de bonnes performances globales pour la classification binaire.</w:t>
      </w:r>
    </w:p>
    <w:p w14:paraId="652BB96C" w14:textId="77777777" w:rsidR="005805EF" w:rsidRPr="00B1564A" w:rsidRDefault="005805EF" w:rsidP="005805EF">
      <w:pPr>
        <w:rPr>
          <w:rFonts w:cs="Times New Roman"/>
        </w:rPr>
      </w:pPr>
      <w:r w:rsidRPr="00B1564A">
        <w:rPr>
          <w:rFonts w:cs="Times New Roman"/>
        </w:rPr>
        <w:t>Si l’objectif principal est d’optimiser l’accuracy, le modèle XGBoost semble être le meilleur choix</w:t>
      </w:r>
    </w:p>
    <w:p w14:paraId="597541F8" w14:textId="77777777" w:rsidR="005805EF" w:rsidRPr="00B1564A" w:rsidRDefault="005805EF" w:rsidP="005805EF">
      <w:pPr>
        <w:rPr>
          <w:rFonts w:cs="Times New Roman"/>
        </w:rPr>
      </w:pPr>
      <w:r w:rsidRPr="00B1564A">
        <w:rPr>
          <w:rFonts w:cs="Times New Roman"/>
        </w:rPr>
        <w:t xml:space="preserve">On peut observer dans le graphique ci-dessous que la ROC courbe du modèle XGBoost est au-dessus des ROC courbes des autres modèles. Cela suggère que le modèle XGBoost a une meilleure capacité à maintenir un taux élevé de vrais positifs tout en limitant le taux de faux positifs, même à différents seuils de classification. </w:t>
      </w:r>
    </w:p>
    <w:p w14:paraId="0270A9DA" w14:textId="58FACF07" w:rsidR="005805EF" w:rsidRPr="00B1564A" w:rsidRDefault="005A5204" w:rsidP="005805EF">
      <w:pPr>
        <w:jc w:val="center"/>
        <w:rPr>
          <w:rFonts w:cs="Times New Roman"/>
        </w:rPr>
      </w:pPr>
      <w:r>
        <w:rPr>
          <w:rFonts w:cs="Times New Roman"/>
          <w:noProof/>
          <w:lang w:eastAsia="fr-FR"/>
        </w:rPr>
        <w:lastRenderedPageBreak/>
        <w:drawing>
          <wp:inline distT="0" distB="0" distL="0" distR="0" wp14:anchorId="28E5272C" wp14:editId="7A1C7E79">
            <wp:extent cx="3600000" cy="2700000"/>
            <wp:effectExtent l="0" t="0" r="0" b="5715"/>
            <wp:docPr id="7" name="Image 7"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igne, diagramme&#10;&#10;Description générée automatiquement"/>
                    <pic:cNvPicPr/>
                  </pic:nvPicPr>
                  <pic:blipFill>
                    <a:blip r:embed="rId12"/>
                    <a:stretch>
                      <a:fillRect/>
                    </a:stretch>
                  </pic:blipFill>
                  <pic:spPr>
                    <a:xfrm>
                      <a:off x="0" y="0"/>
                      <a:ext cx="3600000" cy="2700000"/>
                    </a:xfrm>
                    <a:prstGeom prst="rect">
                      <a:avLst/>
                    </a:prstGeom>
                  </pic:spPr>
                </pic:pic>
              </a:graphicData>
            </a:graphic>
          </wp:inline>
        </w:drawing>
      </w:r>
    </w:p>
    <w:p w14:paraId="3730D31B" w14:textId="77777777" w:rsidR="005805EF" w:rsidRPr="00B1564A" w:rsidRDefault="005805EF" w:rsidP="009E42C4">
      <w:pPr>
        <w:pStyle w:val="Titre4"/>
      </w:pPr>
      <w:r w:rsidRPr="00B1564A">
        <w:t>Maximisation de la précision</w:t>
      </w:r>
    </w:p>
    <w:p w14:paraId="671F9484" w14:textId="77777777" w:rsidR="005805EF" w:rsidRPr="00B1564A" w:rsidRDefault="005805EF" w:rsidP="005805EF">
      <w:pPr>
        <w:rPr>
          <w:rFonts w:cs="Times New Roman"/>
          <w:color w:val="0F0F0F"/>
        </w:rPr>
      </w:pPr>
      <w:r w:rsidRPr="00B1564A">
        <w:rPr>
          <w:rFonts w:cs="Times New Roman"/>
          <w:color w:val="0F0F0F"/>
        </w:rPr>
        <w:t>Les résultats présentés dans le tableau ci-dessous montrent les performances de quatre modèles différents en termes de cinq métriques d'évaluation, avec l'optimisation basée sur la précision.</w:t>
      </w:r>
    </w:p>
    <w:tbl>
      <w:tblPr>
        <w:tblpPr w:leftFromText="141" w:rightFromText="141" w:vertAnchor="text" w:horzAnchor="margin" w:tblpXSpec="center" w:tblpY="-38"/>
        <w:tblW w:w="8780" w:type="dxa"/>
        <w:tblCellMar>
          <w:left w:w="70" w:type="dxa"/>
          <w:right w:w="70" w:type="dxa"/>
        </w:tblCellMar>
        <w:tblLook w:val="04A0" w:firstRow="1" w:lastRow="0" w:firstColumn="1" w:lastColumn="0" w:noHBand="0" w:noVBand="1"/>
      </w:tblPr>
      <w:tblGrid>
        <w:gridCol w:w="2643"/>
        <w:gridCol w:w="1401"/>
        <w:gridCol w:w="1091"/>
        <w:gridCol w:w="1463"/>
        <w:gridCol w:w="1091"/>
        <w:gridCol w:w="1091"/>
      </w:tblGrid>
      <w:tr w:rsidR="005805EF" w:rsidRPr="004B32D5" w14:paraId="049E7008" w14:textId="77777777" w:rsidTr="00967ED6">
        <w:trPr>
          <w:trHeight w:val="380"/>
        </w:trPr>
        <w:tc>
          <w:tcPr>
            <w:tcW w:w="8780" w:type="dxa"/>
            <w:gridSpan w:val="6"/>
            <w:tcBorders>
              <w:top w:val="nil"/>
              <w:left w:val="nil"/>
              <w:bottom w:val="nil"/>
              <w:right w:val="nil"/>
            </w:tcBorders>
            <w:shd w:val="clear" w:color="000000" w:fill="A9D08E"/>
            <w:noWrap/>
            <w:vAlign w:val="bottom"/>
            <w:hideMark/>
          </w:tcPr>
          <w:p w14:paraId="41917767"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 xml:space="preserve">Scores des modèles ayant meilleur </w:t>
            </w:r>
            <w:proofErr w:type="spellStart"/>
            <w:r w:rsidRPr="004B32D5">
              <w:rPr>
                <w:rFonts w:eastAsia="Times New Roman" w:cs="Times New Roman"/>
                <w:b/>
                <w:bCs/>
                <w:color w:val="000000"/>
                <w:sz w:val="28"/>
                <w:szCs w:val="28"/>
                <w:lang w:eastAsia="fr-FR"/>
              </w:rPr>
              <w:t>precision</w:t>
            </w:r>
            <w:proofErr w:type="spellEnd"/>
          </w:p>
        </w:tc>
      </w:tr>
      <w:tr w:rsidR="005805EF" w:rsidRPr="004B32D5" w14:paraId="2E390395" w14:textId="77777777" w:rsidTr="00967ED6">
        <w:trPr>
          <w:trHeight w:val="320"/>
        </w:trPr>
        <w:tc>
          <w:tcPr>
            <w:tcW w:w="2643"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4D3C8C91"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1" w:type="dxa"/>
            <w:tcBorders>
              <w:top w:val="single" w:sz="4" w:space="0" w:color="FFFFFF"/>
              <w:left w:val="nil"/>
              <w:bottom w:val="single" w:sz="4" w:space="0" w:color="FFFFFF"/>
              <w:right w:val="single" w:sz="4" w:space="0" w:color="FFFFFF"/>
            </w:tcBorders>
            <w:shd w:val="clear" w:color="000000" w:fill="9BC2E6"/>
            <w:noWrap/>
            <w:vAlign w:val="bottom"/>
            <w:hideMark/>
          </w:tcPr>
          <w:p w14:paraId="26E97038"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482CA24"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3" w:type="dxa"/>
            <w:tcBorders>
              <w:top w:val="single" w:sz="4" w:space="0" w:color="FFFFFF"/>
              <w:left w:val="nil"/>
              <w:bottom w:val="single" w:sz="4" w:space="0" w:color="FFFFFF"/>
              <w:right w:val="single" w:sz="4" w:space="0" w:color="FFFFFF"/>
            </w:tcBorders>
            <w:shd w:val="clear" w:color="000000" w:fill="9BC2E6"/>
            <w:noWrap/>
            <w:vAlign w:val="bottom"/>
            <w:hideMark/>
          </w:tcPr>
          <w:p w14:paraId="0891B0F5"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583E4D5E"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92AE8FC"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6991C389"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5C4B4484" w14:textId="61AC5F27"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4E90708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0.8455</w:t>
            </w:r>
          </w:p>
        </w:tc>
        <w:tc>
          <w:tcPr>
            <w:tcW w:w="1091" w:type="dxa"/>
            <w:tcBorders>
              <w:top w:val="nil"/>
              <w:left w:val="nil"/>
              <w:bottom w:val="single" w:sz="4" w:space="0" w:color="FFFFFF"/>
              <w:right w:val="single" w:sz="4" w:space="0" w:color="FFFFFF"/>
            </w:tcBorders>
            <w:shd w:val="clear" w:color="000000" w:fill="DDEBF7"/>
            <w:noWrap/>
            <w:vAlign w:val="bottom"/>
            <w:hideMark/>
          </w:tcPr>
          <w:p w14:paraId="163A504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0.4894</w:t>
            </w:r>
          </w:p>
        </w:tc>
        <w:tc>
          <w:tcPr>
            <w:tcW w:w="1463" w:type="dxa"/>
            <w:tcBorders>
              <w:top w:val="nil"/>
              <w:left w:val="nil"/>
              <w:bottom w:val="single" w:sz="4" w:space="0" w:color="FFFFFF"/>
              <w:right w:val="single" w:sz="4" w:space="0" w:color="FFFFFF"/>
            </w:tcBorders>
            <w:shd w:val="clear" w:color="000000" w:fill="DDEBF7"/>
            <w:noWrap/>
            <w:vAlign w:val="bottom"/>
            <w:hideMark/>
          </w:tcPr>
          <w:p w14:paraId="5625733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0.7327</w:t>
            </w:r>
          </w:p>
        </w:tc>
        <w:tc>
          <w:tcPr>
            <w:tcW w:w="1091" w:type="dxa"/>
            <w:tcBorders>
              <w:top w:val="nil"/>
              <w:left w:val="nil"/>
              <w:bottom w:val="single" w:sz="4" w:space="0" w:color="FFFFFF"/>
              <w:right w:val="single" w:sz="4" w:space="0" w:color="FFFFFF"/>
            </w:tcBorders>
            <w:shd w:val="clear" w:color="000000" w:fill="DDEBF7"/>
            <w:noWrap/>
            <w:vAlign w:val="bottom"/>
            <w:hideMark/>
          </w:tcPr>
          <w:p w14:paraId="75C258F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0.5869</w:t>
            </w:r>
          </w:p>
        </w:tc>
        <w:tc>
          <w:tcPr>
            <w:tcW w:w="1091" w:type="dxa"/>
            <w:tcBorders>
              <w:top w:val="nil"/>
              <w:left w:val="nil"/>
              <w:bottom w:val="single" w:sz="4" w:space="0" w:color="FFFFFF"/>
              <w:right w:val="single" w:sz="4" w:space="0" w:color="FFFFFF"/>
            </w:tcBorders>
            <w:shd w:val="clear" w:color="000000" w:fill="DDEBF7"/>
            <w:noWrap/>
            <w:vAlign w:val="bottom"/>
            <w:hideMark/>
          </w:tcPr>
          <w:p w14:paraId="3BDB5D2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0.8681</w:t>
            </w:r>
          </w:p>
        </w:tc>
      </w:tr>
      <w:tr w:rsidR="005805EF" w:rsidRPr="004B32D5" w14:paraId="0FD56C39"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18075037"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6B9D019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0.8233</w:t>
            </w:r>
          </w:p>
        </w:tc>
        <w:tc>
          <w:tcPr>
            <w:tcW w:w="1091" w:type="dxa"/>
            <w:tcBorders>
              <w:top w:val="nil"/>
              <w:left w:val="nil"/>
              <w:bottom w:val="single" w:sz="4" w:space="0" w:color="FFFFFF"/>
              <w:right w:val="single" w:sz="4" w:space="0" w:color="FFFFFF"/>
            </w:tcBorders>
            <w:shd w:val="clear" w:color="000000" w:fill="DDEBF7"/>
            <w:noWrap/>
            <w:vAlign w:val="bottom"/>
            <w:hideMark/>
          </w:tcPr>
          <w:p w14:paraId="015376E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0.2987</w:t>
            </w:r>
          </w:p>
        </w:tc>
        <w:tc>
          <w:tcPr>
            <w:tcW w:w="1463" w:type="dxa"/>
            <w:tcBorders>
              <w:top w:val="nil"/>
              <w:left w:val="nil"/>
              <w:bottom w:val="single" w:sz="4" w:space="0" w:color="FFFFFF"/>
              <w:right w:val="single" w:sz="4" w:space="0" w:color="FFFFFF"/>
            </w:tcBorders>
            <w:shd w:val="clear" w:color="000000" w:fill="DDEBF7"/>
            <w:noWrap/>
            <w:vAlign w:val="bottom"/>
            <w:hideMark/>
          </w:tcPr>
          <w:p w14:paraId="7A05E684"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0.7746</w:t>
            </w:r>
          </w:p>
        </w:tc>
        <w:tc>
          <w:tcPr>
            <w:tcW w:w="1091" w:type="dxa"/>
            <w:tcBorders>
              <w:top w:val="nil"/>
              <w:left w:val="nil"/>
              <w:bottom w:val="single" w:sz="4" w:space="0" w:color="FFFFFF"/>
              <w:right w:val="single" w:sz="4" w:space="0" w:color="FFFFFF"/>
            </w:tcBorders>
            <w:shd w:val="clear" w:color="000000" w:fill="DDEBF7"/>
            <w:noWrap/>
            <w:vAlign w:val="bottom"/>
            <w:hideMark/>
          </w:tcPr>
          <w:p w14:paraId="4F694B4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0.4311</w:t>
            </w:r>
          </w:p>
        </w:tc>
        <w:tc>
          <w:tcPr>
            <w:tcW w:w="1091" w:type="dxa"/>
            <w:tcBorders>
              <w:top w:val="nil"/>
              <w:left w:val="nil"/>
              <w:bottom w:val="single" w:sz="4" w:space="0" w:color="FFFFFF"/>
              <w:right w:val="single" w:sz="4" w:space="0" w:color="FFFFFF"/>
            </w:tcBorders>
            <w:shd w:val="clear" w:color="000000" w:fill="DDEBF7"/>
            <w:noWrap/>
            <w:vAlign w:val="bottom"/>
            <w:hideMark/>
          </w:tcPr>
          <w:p w14:paraId="157A4C7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0.7792</w:t>
            </w:r>
          </w:p>
        </w:tc>
      </w:tr>
      <w:tr w:rsidR="005805EF" w:rsidRPr="004B32D5" w14:paraId="6E6045CA"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09A57025" w14:textId="77777777" w:rsidR="005805EF" w:rsidRPr="004B32D5" w:rsidRDefault="005805EF" w:rsidP="00967ED6">
            <w:pPr>
              <w:spacing w:after="0"/>
              <w:jc w:val="left"/>
              <w:rPr>
                <w:rFonts w:eastAsia="Times New Roman" w:cs="Times New Roman"/>
                <w:b/>
                <w:bCs/>
                <w:color w:val="000000"/>
                <w:lang w:eastAsia="fr-FR"/>
              </w:rPr>
            </w:pPr>
            <w:proofErr w:type="spellStart"/>
            <w:r w:rsidRPr="004B32D5">
              <w:rPr>
                <w:rFonts w:eastAsia="Times New Roman" w:cs="Times New Roman"/>
                <w:b/>
                <w:bCs/>
                <w:color w:val="000000"/>
                <w:lang w:eastAsia="fr-FR"/>
              </w:rPr>
              <w:t>RandomForest</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2ACC0014"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0.7830</w:t>
            </w:r>
          </w:p>
        </w:tc>
        <w:tc>
          <w:tcPr>
            <w:tcW w:w="1091" w:type="dxa"/>
            <w:tcBorders>
              <w:top w:val="nil"/>
              <w:left w:val="nil"/>
              <w:bottom w:val="single" w:sz="4" w:space="0" w:color="FFFFFF"/>
              <w:right w:val="single" w:sz="4" w:space="0" w:color="FFFFFF"/>
            </w:tcBorders>
            <w:shd w:val="clear" w:color="000000" w:fill="DDEBF7"/>
            <w:noWrap/>
            <w:vAlign w:val="bottom"/>
            <w:hideMark/>
          </w:tcPr>
          <w:p w14:paraId="6F2BC16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0.0367</w:t>
            </w:r>
          </w:p>
        </w:tc>
        <w:tc>
          <w:tcPr>
            <w:tcW w:w="1463" w:type="dxa"/>
            <w:tcBorders>
              <w:top w:val="nil"/>
              <w:left w:val="nil"/>
              <w:bottom w:val="single" w:sz="4" w:space="0" w:color="FFFFFF"/>
              <w:right w:val="single" w:sz="4" w:space="0" w:color="FFFFFF"/>
            </w:tcBorders>
            <w:shd w:val="clear" w:color="000000" w:fill="DDEBF7"/>
            <w:noWrap/>
            <w:vAlign w:val="bottom"/>
            <w:hideMark/>
          </w:tcPr>
          <w:p w14:paraId="7CA85B58"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0.8897</w:t>
            </w:r>
          </w:p>
        </w:tc>
        <w:tc>
          <w:tcPr>
            <w:tcW w:w="1091" w:type="dxa"/>
            <w:tcBorders>
              <w:top w:val="nil"/>
              <w:left w:val="nil"/>
              <w:bottom w:val="single" w:sz="4" w:space="0" w:color="FFFFFF"/>
              <w:right w:val="single" w:sz="4" w:space="0" w:color="FFFFFF"/>
            </w:tcBorders>
            <w:shd w:val="clear" w:color="000000" w:fill="DDEBF7"/>
            <w:noWrap/>
            <w:vAlign w:val="bottom"/>
            <w:hideMark/>
          </w:tcPr>
          <w:p w14:paraId="61C53CC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0.0705</w:t>
            </w:r>
          </w:p>
        </w:tc>
        <w:tc>
          <w:tcPr>
            <w:tcW w:w="1091" w:type="dxa"/>
            <w:tcBorders>
              <w:top w:val="nil"/>
              <w:left w:val="nil"/>
              <w:bottom w:val="single" w:sz="4" w:space="0" w:color="FFFFFF"/>
              <w:right w:val="single" w:sz="4" w:space="0" w:color="FFFFFF"/>
            </w:tcBorders>
            <w:shd w:val="clear" w:color="000000" w:fill="DDEBF7"/>
            <w:noWrap/>
            <w:vAlign w:val="bottom"/>
            <w:hideMark/>
          </w:tcPr>
          <w:p w14:paraId="66B950D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0.8315</w:t>
            </w:r>
          </w:p>
        </w:tc>
      </w:tr>
      <w:tr w:rsidR="005805EF" w:rsidRPr="004B32D5" w14:paraId="58BEBE05"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7E623ADC" w14:textId="77777777" w:rsidR="005805EF" w:rsidRPr="004B32D5" w:rsidRDefault="005805EF" w:rsidP="00967ED6">
            <w:pPr>
              <w:spacing w:after="0"/>
              <w:jc w:val="left"/>
              <w:rPr>
                <w:rFonts w:eastAsia="Times New Roman" w:cs="Times New Roman"/>
                <w:color w:val="000000"/>
                <w:lang w:eastAsia="fr-FR"/>
              </w:rPr>
            </w:pPr>
            <w:r w:rsidRPr="004B32D5">
              <w:rPr>
                <w:rFonts w:eastAsia="Times New Roman" w:cs="Times New Roman"/>
                <w:color w:val="000000"/>
                <w:lang w:eastAsia="fr-FR"/>
              </w:rPr>
              <w:t>XGBoost</w:t>
            </w:r>
          </w:p>
        </w:tc>
        <w:tc>
          <w:tcPr>
            <w:tcW w:w="1401" w:type="dxa"/>
            <w:tcBorders>
              <w:top w:val="nil"/>
              <w:left w:val="nil"/>
              <w:bottom w:val="single" w:sz="4" w:space="0" w:color="FFFFFF"/>
              <w:right w:val="single" w:sz="4" w:space="0" w:color="FFFFFF"/>
            </w:tcBorders>
            <w:shd w:val="clear" w:color="000000" w:fill="DDEBF7"/>
            <w:noWrap/>
            <w:vAlign w:val="bottom"/>
            <w:hideMark/>
          </w:tcPr>
          <w:p w14:paraId="1978FA1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0.8410</w:t>
            </w:r>
          </w:p>
        </w:tc>
        <w:tc>
          <w:tcPr>
            <w:tcW w:w="1091" w:type="dxa"/>
            <w:tcBorders>
              <w:top w:val="nil"/>
              <w:left w:val="nil"/>
              <w:bottom w:val="single" w:sz="4" w:space="0" w:color="FFFFFF"/>
              <w:right w:val="single" w:sz="4" w:space="0" w:color="FFFFFF"/>
            </w:tcBorders>
            <w:shd w:val="clear" w:color="000000" w:fill="DDEBF7"/>
            <w:noWrap/>
            <w:vAlign w:val="bottom"/>
            <w:hideMark/>
          </w:tcPr>
          <w:p w14:paraId="511F1B0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0.4144</w:t>
            </w:r>
          </w:p>
        </w:tc>
        <w:tc>
          <w:tcPr>
            <w:tcW w:w="1463" w:type="dxa"/>
            <w:tcBorders>
              <w:top w:val="nil"/>
              <w:left w:val="nil"/>
              <w:bottom w:val="single" w:sz="4" w:space="0" w:color="FFFFFF"/>
              <w:right w:val="single" w:sz="4" w:space="0" w:color="FFFFFF"/>
            </w:tcBorders>
            <w:shd w:val="clear" w:color="000000" w:fill="DDEBF7"/>
            <w:noWrap/>
            <w:vAlign w:val="bottom"/>
            <w:hideMark/>
          </w:tcPr>
          <w:p w14:paraId="315D7B4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0.7698</w:t>
            </w:r>
          </w:p>
        </w:tc>
        <w:tc>
          <w:tcPr>
            <w:tcW w:w="1091" w:type="dxa"/>
            <w:tcBorders>
              <w:top w:val="nil"/>
              <w:left w:val="nil"/>
              <w:bottom w:val="single" w:sz="4" w:space="0" w:color="FFFFFF"/>
              <w:right w:val="single" w:sz="4" w:space="0" w:color="FFFFFF"/>
            </w:tcBorders>
            <w:shd w:val="clear" w:color="000000" w:fill="DDEBF7"/>
            <w:noWrap/>
            <w:vAlign w:val="bottom"/>
            <w:hideMark/>
          </w:tcPr>
          <w:p w14:paraId="6A4ECCB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0.5388</w:t>
            </w:r>
          </w:p>
        </w:tc>
        <w:tc>
          <w:tcPr>
            <w:tcW w:w="1091" w:type="dxa"/>
            <w:tcBorders>
              <w:top w:val="nil"/>
              <w:left w:val="nil"/>
              <w:bottom w:val="single" w:sz="4" w:space="0" w:color="FFFFFF"/>
              <w:right w:val="single" w:sz="4" w:space="0" w:color="FFFFFF"/>
            </w:tcBorders>
            <w:shd w:val="clear" w:color="000000" w:fill="DDEBF7"/>
            <w:noWrap/>
            <w:vAlign w:val="bottom"/>
            <w:hideMark/>
          </w:tcPr>
          <w:p w14:paraId="6C10BA0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0.8567</w:t>
            </w:r>
          </w:p>
        </w:tc>
      </w:tr>
    </w:tbl>
    <w:p w14:paraId="288CA74D" w14:textId="77777777" w:rsidR="005805EF" w:rsidRPr="00B1564A" w:rsidRDefault="005805EF" w:rsidP="005805EF">
      <w:pPr>
        <w:rPr>
          <w:rFonts w:cs="Times New Roman"/>
          <w:color w:val="0F0F0F"/>
        </w:rPr>
      </w:pPr>
    </w:p>
    <w:p w14:paraId="36FAF483"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Précision : </w:t>
      </w:r>
      <w:r w:rsidRPr="00B1564A">
        <w:rPr>
          <w:rFonts w:cs="Times New Roman"/>
          <w:color w:val="0F0F0F"/>
        </w:rPr>
        <w:t xml:space="preserve">La </w:t>
      </w:r>
      <w:proofErr w:type="spellStart"/>
      <w:r w:rsidRPr="00B1564A">
        <w:rPr>
          <w:rFonts w:cs="Times New Roman"/>
          <w:color w:val="0F0F0F"/>
        </w:rPr>
        <w:t>precision</w:t>
      </w:r>
      <w:proofErr w:type="spellEnd"/>
      <w:r w:rsidRPr="00B1564A">
        <w:rPr>
          <w:rFonts w:cs="Times New Roman"/>
          <w:color w:val="0F0F0F"/>
        </w:rPr>
        <w:t xml:space="preserve"> mesure la proportion d'exemples positifs parmi ceux que le modèle a identifiés comme positifs. Dans ce cas, </w:t>
      </w:r>
      <w:proofErr w:type="spellStart"/>
      <w:r w:rsidRPr="00B1564A">
        <w:rPr>
          <w:rFonts w:cs="Times New Roman"/>
          <w:color w:val="0F0F0F"/>
        </w:rPr>
        <w:t>Random</w:t>
      </w:r>
      <w:proofErr w:type="spellEnd"/>
      <w:r w:rsidRPr="00B1564A">
        <w:rPr>
          <w:rFonts w:cs="Times New Roman"/>
          <w:color w:val="0F0F0F"/>
        </w:rPr>
        <w:t xml:space="preserve"> Forest a la </w:t>
      </w:r>
      <w:proofErr w:type="spellStart"/>
      <w:r w:rsidRPr="00B1564A">
        <w:rPr>
          <w:rFonts w:cs="Times New Roman"/>
          <w:color w:val="0F0F0F"/>
        </w:rPr>
        <w:t>precision</w:t>
      </w:r>
      <w:proofErr w:type="spellEnd"/>
      <w:r w:rsidRPr="00B1564A">
        <w:rPr>
          <w:rFonts w:cs="Times New Roman"/>
          <w:color w:val="0F0F0F"/>
        </w:rPr>
        <w:t xml:space="preserve"> la plus élevée (0.8897), indiquant qu'il a une capacité à minimiser les faux positifs par rapport aux autres modèles.</w:t>
      </w:r>
    </w:p>
    <w:p w14:paraId="548320A0"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La précision seule ne donne pas une image complète de la performance du modèle, car elle ne prend pas en compte les faux négatifs. En termes d'</w:t>
      </w:r>
      <w:proofErr w:type="spellStart"/>
      <w:r w:rsidRPr="00B1564A">
        <w:rPr>
          <w:rFonts w:cs="Times New Roman"/>
          <w:color w:val="0F0F0F"/>
        </w:rPr>
        <w:t>accuracy</w:t>
      </w:r>
      <w:proofErr w:type="spellEnd"/>
      <w:r w:rsidRPr="00B1564A">
        <w:rPr>
          <w:rFonts w:cs="Times New Roman"/>
          <w:color w:val="0F0F0F"/>
        </w:rPr>
        <w:t xml:space="preserve">,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a la valeur la plus élevée (0.8455)</w:t>
      </w:r>
    </w:p>
    <w:p w14:paraId="45878E90"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rPr>
        <w:t>Recall</w:t>
      </w:r>
      <w:proofErr w:type="spellEnd"/>
      <w:r w:rsidRPr="00B1564A">
        <w:rPr>
          <w:rFonts w:cs="Times New Roman"/>
        </w:rPr>
        <w:t xml:space="preserve"> : </w:t>
      </w:r>
      <w:proofErr w:type="spellStart"/>
      <w:r w:rsidRPr="00B1564A">
        <w:rPr>
          <w:rFonts w:cs="Times New Roman"/>
          <w:color w:val="0F0F0F"/>
        </w:rPr>
        <w:t>Random</w:t>
      </w:r>
      <w:proofErr w:type="spellEnd"/>
      <w:r w:rsidRPr="00B1564A">
        <w:rPr>
          <w:rFonts w:cs="Times New Roman"/>
          <w:color w:val="0F0F0F"/>
        </w:rPr>
        <w:t xml:space="preserve"> Forest a le recall le plus faible (0.0367), ce qui signifie qu'il identifie très peu d'exemples positifs parmi tous les exemples réellement positifs.</w:t>
      </w:r>
    </w:p>
    <w:p w14:paraId="7C750E7D"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XGBoost a un F1-score relativement équilibré, combinant </w:t>
      </w:r>
      <w:proofErr w:type="spellStart"/>
      <w:r w:rsidRPr="00B1564A">
        <w:rPr>
          <w:rFonts w:cs="Times New Roman"/>
          <w:color w:val="0F0F0F"/>
        </w:rPr>
        <w:t>recall</w:t>
      </w:r>
      <w:proofErr w:type="spellEnd"/>
      <w:r w:rsidRPr="00B1564A">
        <w:rPr>
          <w:rFonts w:cs="Times New Roman"/>
          <w:color w:val="0F0F0F"/>
        </w:rPr>
        <w:t xml:space="preserve"> et </w:t>
      </w:r>
      <w:proofErr w:type="spellStart"/>
      <w:r w:rsidRPr="00B1564A">
        <w:rPr>
          <w:rFonts w:cs="Times New Roman"/>
          <w:color w:val="0F0F0F"/>
        </w:rPr>
        <w:t>precision</w:t>
      </w:r>
      <w:proofErr w:type="spellEnd"/>
      <w:r w:rsidRPr="00B1564A">
        <w:rPr>
          <w:rFonts w:cs="Times New Roman"/>
          <w:color w:val="0F0F0F"/>
        </w:rPr>
        <w:t xml:space="preserve"> de manière équilibrée.</w:t>
      </w:r>
    </w:p>
    <w:p w14:paraId="31B9CBFE"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AUC : </w:t>
      </w:r>
      <w:proofErr w:type="spellStart"/>
      <w:r w:rsidRPr="00B1564A">
        <w:rPr>
          <w:rFonts w:cs="Times New Roman"/>
          <w:color w:val="0F0F0F"/>
        </w:rPr>
        <w:t>Random</w:t>
      </w:r>
      <w:proofErr w:type="spellEnd"/>
      <w:r w:rsidRPr="00B1564A">
        <w:rPr>
          <w:rFonts w:cs="Times New Roman"/>
          <w:color w:val="0F0F0F"/>
        </w:rPr>
        <w:t xml:space="preserve"> Forest a la plus haute AUC dans ce cas (0.8315).</w:t>
      </w:r>
    </w:p>
    <w:p w14:paraId="3FD3AF68" w14:textId="77777777" w:rsidR="005805EF" w:rsidRPr="00B1564A" w:rsidRDefault="005805EF" w:rsidP="005805EF">
      <w:pPr>
        <w:rPr>
          <w:rFonts w:cs="Times New Roman"/>
        </w:rPr>
      </w:pPr>
      <w:r w:rsidRPr="00B1564A">
        <w:rPr>
          <w:rFonts w:cs="Times New Roman"/>
        </w:rPr>
        <w:t xml:space="preserve">Si la précision est la métrique la plus importante, </w:t>
      </w:r>
      <w:proofErr w:type="spellStart"/>
      <w:r w:rsidRPr="00B1564A">
        <w:rPr>
          <w:rFonts w:cs="Times New Roman"/>
        </w:rPr>
        <w:t>Random</w:t>
      </w:r>
      <w:proofErr w:type="spellEnd"/>
      <w:r w:rsidRPr="00B1564A">
        <w:rPr>
          <w:rFonts w:cs="Times New Roman"/>
        </w:rPr>
        <w:t xml:space="preserve"> Forest pourrait être le choix préféré en se basant sur ces résultats spécifiques.</w:t>
      </w:r>
    </w:p>
    <w:p w14:paraId="36FD0458" w14:textId="77777777" w:rsidR="005805EF" w:rsidRPr="00B1564A" w:rsidRDefault="005805EF" w:rsidP="005805EF">
      <w:pPr>
        <w:rPr>
          <w:rFonts w:cs="Times New Roman"/>
        </w:rPr>
      </w:pPr>
    </w:p>
    <w:p w14:paraId="239C7C76" w14:textId="7477E96B" w:rsidR="005805EF" w:rsidRPr="00B1564A" w:rsidRDefault="005A5204" w:rsidP="005805EF">
      <w:pPr>
        <w:jc w:val="center"/>
        <w:rPr>
          <w:rFonts w:cs="Times New Roman"/>
        </w:rPr>
      </w:pPr>
      <w:r>
        <w:rPr>
          <w:rFonts w:cs="Times New Roman"/>
          <w:noProof/>
          <w:lang w:eastAsia="fr-FR"/>
        </w:rPr>
        <w:lastRenderedPageBreak/>
        <w:drawing>
          <wp:inline distT="0" distB="0" distL="0" distR="0" wp14:anchorId="3742919A" wp14:editId="0FD891CC">
            <wp:extent cx="3600000" cy="2700000"/>
            <wp:effectExtent l="0" t="0" r="0" b="5715"/>
            <wp:docPr id="14" name="Image 14"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igne, diagramme&#10;&#10;Description générée automatiquement"/>
                    <pic:cNvPicPr/>
                  </pic:nvPicPr>
                  <pic:blipFill>
                    <a:blip r:embed="rId13"/>
                    <a:stretch>
                      <a:fillRect/>
                    </a:stretch>
                  </pic:blipFill>
                  <pic:spPr>
                    <a:xfrm>
                      <a:off x="0" y="0"/>
                      <a:ext cx="3600000" cy="2700000"/>
                    </a:xfrm>
                    <a:prstGeom prst="rect">
                      <a:avLst/>
                    </a:prstGeom>
                  </pic:spPr>
                </pic:pic>
              </a:graphicData>
            </a:graphic>
          </wp:inline>
        </w:drawing>
      </w:r>
    </w:p>
    <w:p w14:paraId="455F8233" w14:textId="77777777" w:rsidR="005805EF" w:rsidRPr="00B1564A" w:rsidRDefault="005805EF" w:rsidP="009E42C4">
      <w:pPr>
        <w:pStyle w:val="Titre4"/>
      </w:pPr>
      <w:r w:rsidRPr="00B1564A">
        <w:t>Maximisation du recall</w:t>
      </w:r>
    </w:p>
    <w:p w14:paraId="7C12B55E" w14:textId="77777777" w:rsidR="005805EF" w:rsidRDefault="005805EF" w:rsidP="005805EF">
      <w:pPr>
        <w:rPr>
          <w:rFonts w:cs="Times New Roman"/>
          <w:color w:val="0F0F0F"/>
        </w:rPr>
      </w:pPr>
      <w:r w:rsidRPr="00B1564A">
        <w:rPr>
          <w:rFonts w:cs="Times New Roman"/>
          <w:color w:val="0F0F0F"/>
        </w:rPr>
        <w:t>Les résultats présentés dans le tableau ci-dessous montrent les performances de quatre modèles différents en termes de cinq métriques d'évaluation, avec l'optimisation basée sur le recall.</w:t>
      </w:r>
    </w:p>
    <w:tbl>
      <w:tblPr>
        <w:tblpPr w:leftFromText="141" w:rightFromText="141" w:vertAnchor="text" w:horzAnchor="margin" w:tblpXSpec="center" w:tblpY="-1"/>
        <w:tblW w:w="8781" w:type="dxa"/>
        <w:tblCellMar>
          <w:left w:w="70" w:type="dxa"/>
          <w:right w:w="70" w:type="dxa"/>
        </w:tblCellMar>
        <w:tblLook w:val="04A0" w:firstRow="1" w:lastRow="0" w:firstColumn="1" w:lastColumn="0" w:noHBand="0" w:noVBand="1"/>
      </w:tblPr>
      <w:tblGrid>
        <w:gridCol w:w="2679"/>
        <w:gridCol w:w="1391"/>
        <w:gridCol w:w="1090"/>
        <w:gridCol w:w="1453"/>
        <w:gridCol w:w="1084"/>
        <w:gridCol w:w="1084"/>
      </w:tblGrid>
      <w:tr w:rsidR="005805EF" w:rsidRPr="004B32D5" w14:paraId="3BC62934" w14:textId="77777777" w:rsidTr="00967ED6">
        <w:trPr>
          <w:trHeight w:val="380"/>
        </w:trPr>
        <w:tc>
          <w:tcPr>
            <w:tcW w:w="8781" w:type="dxa"/>
            <w:gridSpan w:val="6"/>
            <w:tcBorders>
              <w:top w:val="nil"/>
              <w:left w:val="nil"/>
              <w:bottom w:val="nil"/>
              <w:right w:val="nil"/>
            </w:tcBorders>
            <w:shd w:val="clear" w:color="000000" w:fill="A9D08E"/>
            <w:noWrap/>
            <w:vAlign w:val="bottom"/>
            <w:hideMark/>
          </w:tcPr>
          <w:p w14:paraId="74C4C4FE"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Scores des modèles ayant meilleur recall</w:t>
            </w:r>
          </w:p>
        </w:tc>
      </w:tr>
      <w:tr w:rsidR="005805EF" w:rsidRPr="004B32D5" w14:paraId="7820518E" w14:textId="77777777" w:rsidTr="00967ED6">
        <w:trPr>
          <w:trHeight w:val="320"/>
        </w:trPr>
        <w:tc>
          <w:tcPr>
            <w:tcW w:w="2679"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3C277D24"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391" w:type="dxa"/>
            <w:tcBorders>
              <w:top w:val="single" w:sz="4" w:space="0" w:color="FFFFFF"/>
              <w:left w:val="nil"/>
              <w:bottom w:val="single" w:sz="4" w:space="0" w:color="FFFFFF"/>
              <w:right w:val="single" w:sz="4" w:space="0" w:color="FFFFFF"/>
            </w:tcBorders>
            <w:shd w:val="clear" w:color="000000" w:fill="9BC2E6"/>
            <w:noWrap/>
            <w:vAlign w:val="bottom"/>
            <w:hideMark/>
          </w:tcPr>
          <w:p w14:paraId="51F8B255"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0" w:type="dxa"/>
            <w:tcBorders>
              <w:top w:val="single" w:sz="4" w:space="0" w:color="FFFFFF"/>
              <w:left w:val="nil"/>
              <w:bottom w:val="single" w:sz="4" w:space="0" w:color="FFFFFF"/>
              <w:right w:val="single" w:sz="4" w:space="0" w:color="FFFFFF"/>
            </w:tcBorders>
            <w:shd w:val="clear" w:color="000000" w:fill="9BC2E6"/>
            <w:noWrap/>
            <w:vAlign w:val="bottom"/>
            <w:hideMark/>
          </w:tcPr>
          <w:p w14:paraId="4CDE4211"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53" w:type="dxa"/>
            <w:tcBorders>
              <w:top w:val="single" w:sz="4" w:space="0" w:color="FFFFFF"/>
              <w:left w:val="nil"/>
              <w:bottom w:val="single" w:sz="4" w:space="0" w:color="FFFFFF"/>
              <w:right w:val="single" w:sz="4" w:space="0" w:color="FFFFFF"/>
            </w:tcBorders>
            <w:shd w:val="clear" w:color="000000" w:fill="9BC2E6"/>
            <w:noWrap/>
            <w:vAlign w:val="bottom"/>
            <w:hideMark/>
          </w:tcPr>
          <w:p w14:paraId="05996231"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84" w:type="dxa"/>
            <w:tcBorders>
              <w:top w:val="single" w:sz="4" w:space="0" w:color="FFFFFF"/>
              <w:left w:val="nil"/>
              <w:bottom w:val="single" w:sz="4" w:space="0" w:color="FFFFFF"/>
              <w:right w:val="single" w:sz="4" w:space="0" w:color="FFFFFF"/>
            </w:tcBorders>
            <w:shd w:val="clear" w:color="000000" w:fill="9BC2E6"/>
            <w:noWrap/>
            <w:vAlign w:val="bottom"/>
            <w:hideMark/>
          </w:tcPr>
          <w:p w14:paraId="6858A75F"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84" w:type="dxa"/>
            <w:tcBorders>
              <w:top w:val="single" w:sz="4" w:space="0" w:color="FFFFFF"/>
              <w:left w:val="nil"/>
              <w:bottom w:val="single" w:sz="4" w:space="0" w:color="FFFFFF"/>
              <w:right w:val="single" w:sz="4" w:space="0" w:color="FFFFFF"/>
            </w:tcBorders>
            <w:shd w:val="clear" w:color="000000" w:fill="9BC2E6"/>
            <w:noWrap/>
            <w:vAlign w:val="bottom"/>
            <w:hideMark/>
          </w:tcPr>
          <w:p w14:paraId="2C19E2D8"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0DE08DBC"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0AE5B3AB" w14:textId="4974C6C3" w:rsidR="005805EF" w:rsidRPr="004B32D5" w:rsidRDefault="005A5204" w:rsidP="00967ED6">
            <w:pPr>
              <w:spacing w:after="0"/>
              <w:jc w:val="left"/>
              <w:rPr>
                <w:rFonts w:eastAsia="Times New Roman" w:cs="Times New Roman"/>
                <w:b/>
                <w:bCs/>
                <w:color w:val="000000"/>
                <w:lang w:eastAsia="fr-FR"/>
              </w:rPr>
            </w:pPr>
            <w:proofErr w:type="spellStart"/>
            <w:r w:rsidRPr="005A5204">
              <w:rPr>
                <w:rFonts w:eastAsia="Times New Roman" w:cs="Times New Roman"/>
                <w:b/>
                <w:color w:val="000000"/>
                <w:lang w:eastAsia="fr-FR"/>
              </w:rPr>
              <w:t>Logistic</w:t>
            </w:r>
            <w:r w:rsidR="005805EF" w:rsidRPr="004B32D5">
              <w:rPr>
                <w:rFonts w:eastAsia="Times New Roman" w:cs="Times New Roman"/>
                <w:b/>
                <w:bCs/>
                <w:color w:val="000000"/>
                <w:lang w:eastAsia="fr-FR"/>
              </w:rPr>
              <w:t>Regression</w:t>
            </w:r>
            <w:proofErr w:type="spellEnd"/>
          </w:p>
        </w:tc>
        <w:tc>
          <w:tcPr>
            <w:tcW w:w="1391" w:type="dxa"/>
            <w:tcBorders>
              <w:top w:val="nil"/>
              <w:left w:val="nil"/>
              <w:bottom w:val="single" w:sz="4" w:space="0" w:color="FFFFFF"/>
              <w:right w:val="single" w:sz="4" w:space="0" w:color="FFFFFF"/>
            </w:tcBorders>
            <w:shd w:val="clear" w:color="000000" w:fill="DDEBF7"/>
            <w:noWrap/>
            <w:vAlign w:val="bottom"/>
            <w:hideMark/>
          </w:tcPr>
          <w:p w14:paraId="292A5CF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0.7366</w:t>
            </w:r>
          </w:p>
        </w:tc>
        <w:tc>
          <w:tcPr>
            <w:tcW w:w="1090" w:type="dxa"/>
            <w:tcBorders>
              <w:top w:val="nil"/>
              <w:left w:val="nil"/>
              <w:bottom w:val="single" w:sz="4" w:space="0" w:color="FFFFFF"/>
              <w:right w:val="single" w:sz="4" w:space="0" w:color="FFFFFF"/>
            </w:tcBorders>
            <w:shd w:val="clear" w:color="000000" w:fill="DDEBF7"/>
            <w:noWrap/>
            <w:vAlign w:val="bottom"/>
            <w:hideMark/>
          </w:tcPr>
          <w:p w14:paraId="593E6D1D"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0.8464</w:t>
            </w:r>
          </w:p>
        </w:tc>
        <w:tc>
          <w:tcPr>
            <w:tcW w:w="1453" w:type="dxa"/>
            <w:tcBorders>
              <w:top w:val="nil"/>
              <w:left w:val="nil"/>
              <w:bottom w:val="single" w:sz="4" w:space="0" w:color="FFFFFF"/>
              <w:right w:val="single" w:sz="4" w:space="0" w:color="FFFFFF"/>
            </w:tcBorders>
            <w:shd w:val="clear" w:color="000000" w:fill="DDEBF7"/>
            <w:noWrap/>
            <w:vAlign w:val="bottom"/>
            <w:hideMark/>
          </w:tcPr>
          <w:p w14:paraId="4AECE08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0.4531</w:t>
            </w:r>
          </w:p>
        </w:tc>
        <w:tc>
          <w:tcPr>
            <w:tcW w:w="1084" w:type="dxa"/>
            <w:tcBorders>
              <w:top w:val="nil"/>
              <w:left w:val="nil"/>
              <w:bottom w:val="single" w:sz="4" w:space="0" w:color="FFFFFF"/>
              <w:right w:val="single" w:sz="4" w:space="0" w:color="FFFFFF"/>
            </w:tcBorders>
            <w:shd w:val="clear" w:color="000000" w:fill="DDEBF7"/>
            <w:noWrap/>
            <w:vAlign w:val="bottom"/>
            <w:hideMark/>
          </w:tcPr>
          <w:p w14:paraId="7C6D8F1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0.5902</w:t>
            </w:r>
          </w:p>
        </w:tc>
        <w:tc>
          <w:tcPr>
            <w:tcW w:w="1084" w:type="dxa"/>
            <w:tcBorders>
              <w:top w:val="nil"/>
              <w:left w:val="nil"/>
              <w:bottom w:val="single" w:sz="4" w:space="0" w:color="FFFFFF"/>
              <w:right w:val="single" w:sz="4" w:space="0" w:color="FFFFFF"/>
            </w:tcBorders>
            <w:shd w:val="clear" w:color="000000" w:fill="DDEBF7"/>
            <w:noWrap/>
            <w:vAlign w:val="bottom"/>
            <w:hideMark/>
          </w:tcPr>
          <w:p w14:paraId="1216C06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0.8640</w:t>
            </w:r>
          </w:p>
        </w:tc>
      </w:tr>
      <w:tr w:rsidR="005805EF" w:rsidRPr="004B32D5" w14:paraId="3E0F653C"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7AAA15FF"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391" w:type="dxa"/>
            <w:tcBorders>
              <w:top w:val="nil"/>
              <w:left w:val="nil"/>
              <w:bottom w:val="single" w:sz="4" w:space="0" w:color="FFFFFF"/>
              <w:right w:val="single" w:sz="4" w:space="0" w:color="FFFFFF"/>
            </w:tcBorders>
            <w:shd w:val="clear" w:color="000000" w:fill="DDEBF7"/>
            <w:noWrap/>
            <w:vAlign w:val="bottom"/>
            <w:hideMark/>
          </w:tcPr>
          <w:p w14:paraId="6A1ADA6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0.8313</w:t>
            </w:r>
          </w:p>
        </w:tc>
        <w:tc>
          <w:tcPr>
            <w:tcW w:w="1090" w:type="dxa"/>
            <w:tcBorders>
              <w:top w:val="nil"/>
              <w:left w:val="nil"/>
              <w:bottom w:val="single" w:sz="4" w:space="0" w:color="FFFFFF"/>
              <w:right w:val="single" w:sz="4" w:space="0" w:color="FFFFFF"/>
            </w:tcBorders>
            <w:shd w:val="clear" w:color="000000" w:fill="DDEBF7"/>
            <w:noWrap/>
            <w:vAlign w:val="bottom"/>
            <w:hideMark/>
          </w:tcPr>
          <w:p w14:paraId="2338E07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0.4944</w:t>
            </w:r>
          </w:p>
        </w:tc>
        <w:tc>
          <w:tcPr>
            <w:tcW w:w="1453" w:type="dxa"/>
            <w:tcBorders>
              <w:top w:val="nil"/>
              <w:left w:val="nil"/>
              <w:bottom w:val="single" w:sz="4" w:space="0" w:color="FFFFFF"/>
              <w:right w:val="single" w:sz="4" w:space="0" w:color="FFFFFF"/>
            </w:tcBorders>
            <w:shd w:val="clear" w:color="000000" w:fill="DDEBF7"/>
            <w:noWrap/>
            <w:vAlign w:val="bottom"/>
            <w:hideMark/>
          </w:tcPr>
          <w:p w14:paraId="5807AFD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0.6669</w:t>
            </w:r>
          </w:p>
        </w:tc>
        <w:tc>
          <w:tcPr>
            <w:tcW w:w="1084" w:type="dxa"/>
            <w:tcBorders>
              <w:top w:val="nil"/>
              <w:left w:val="nil"/>
              <w:bottom w:val="single" w:sz="4" w:space="0" w:color="FFFFFF"/>
              <w:right w:val="single" w:sz="4" w:space="0" w:color="FFFFFF"/>
            </w:tcBorders>
            <w:shd w:val="clear" w:color="000000" w:fill="DDEBF7"/>
            <w:noWrap/>
            <w:vAlign w:val="bottom"/>
            <w:hideMark/>
          </w:tcPr>
          <w:p w14:paraId="39F17B9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0.5679</w:t>
            </w:r>
          </w:p>
        </w:tc>
        <w:tc>
          <w:tcPr>
            <w:tcW w:w="1084" w:type="dxa"/>
            <w:tcBorders>
              <w:top w:val="nil"/>
              <w:left w:val="nil"/>
              <w:bottom w:val="single" w:sz="4" w:space="0" w:color="FFFFFF"/>
              <w:right w:val="single" w:sz="4" w:space="0" w:color="FFFFFF"/>
            </w:tcBorders>
            <w:shd w:val="clear" w:color="000000" w:fill="DDEBF7"/>
            <w:noWrap/>
            <w:vAlign w:val="bottom"/>
            <w:hideMark/>
          </w:tcPr>
          <w:p w14:paraId="001EF0F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0.8180</w:t>
            </w:r>
          </w:p>
        </w:tc>
      </w:tr>
      <w:tr w:rsidR="005805EF" w:rsidRPr="004B32D5" w14:paraId="7EE081BF"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6FAB9466"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391" w:type="dxa"/>
            <w:tcBorders>
              <w:top w:val="nil"/>
              <w:left w:val="nil"/>
              <w:bottom w:val="single" w:sz="4" w:space="0" w:color="FFFFFF"/>
              <w:right w:val="single" w:sz="4" w:space="0" w:color="FFFFFF"/>
            </w:tcBorders>
            <w:shd w:val="clear" w:color="000000" w:fill="DDEBF7"/>
            <w:noWrap/>
            <w:vAlign w:val="bottom"/>
            <w:hideMark/>
          </w:tcPr>
          <w:p w14:paraId="246900F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0.8397</w:t>
            </w:r>
          </w:p>
        </w:tc>
        <w:tc>
          <w:tcPr>
            <w:tcW w:w="1090" w:type="dxa"/>
            <w:tcBorders>
              <w:top w:val="nil"/>
              <w:left w:val="nil"/>
              <w:bottom w:val="single" w:sz="4" w:space="0" w:color="FFFFFF"/>
              <w:right w:val="single" w:sz="4" w:space="0" w:color="FFFFFF"/>
            </w:tcBorders>
            <w:shd w:val="clear" w:color="000000" w:fill="DDEBF7"/>
            <w:noWrap/>
            <w:vAlign w:val="bottom"/>
            <w:hideMark/>
          </w:tcPr>
          <w:p w14:paraId="6B5703E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0.5062</w:t>
            </w:r>
          </w:p>
        </w:tc>
        <w:tc>
          <w:tcPr>
            <w:tcW w:w="1453" w:type="dxa"/>
            <w:tcBorders>
              <w:top w:val="nil"/>
              <w:left w:val="nil"/>
              <w:bottom w:val="single" w:sz="4" w:space="0" w:color="FFFFFF"/>
              <w:right w:val="single" w:sz="4" w:space="0" w:color="FFFFFF"/>
            </w:tcBorders>
            <w:shd w:val="clear" w:color="000000" w:fill="DDEBF7"/>
            <w:noWrap/>
            <w:vAlign w:val="bottom"/>
            <w:hideMark/>
          </w:tcPr>
          <w:p w14:paraId="043EB98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0.6956</w:t>
            </w:r>
          </w:p>
        </w:tc>
        <w:tc>
          <w:tcPr>
            <w:tcW w:w="1084" w:type="dxa"/>
            <w:tcBorders>
              <w:top w:val="nil"/>
              <w:left w:val="nil"/>
              <w:bottom w:val="single" w:sz="4" w:space="0" w:color="FFFFFF"/>
              <w:right w:val="single" w:sz="4" w:space="0" w:color="FFFFFF"/>
            </w:tcBorders>
            <w:shd w:val="clear" w:color="000000" w:fill="DDEBF7"/>
            <w:noWrap/>
            <w:vAlign w:val="bottom"/>
            <w:hideMark/>
          </w:tcPr>
          <w:p w14:paraId="755F16A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0.5860</w:t>
            </w:r>
          </w:p>
        </w:tc>
        <w:tc>
          <w:tcPr>
            <w:tcW w:w="1084" w:type="dxa"/>
            <w:tcBorders>
              <w:top w:val="nil"/>
              <w:left w:val="nil"/>
              <w:bottom w:val="single" w:sz="4" w:space="0" w:color="FFFFFF"/>
              <w:right w:val="single" w:sz="4" w:space="0" w:color="FFFFFF"/>
            </w:tcBorders>
            <w:shd w:val="clear" w:color="000000" w:fill="DDEBF7"/>
            <w:noWrap/>
            <w:vAlign w:val="bottom"/>
            <w:hideMark/>
          </w:tcPr>
          <w:p w14:paraId="5BF5C70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0.8469</w:t>
            </w:r>
          </w:p>
        </w:tc>
      </w:tr>
      <w:tr w:rsidR="005805EF" w:rsidRPr="004B32D5" w14:paraId="6CEBAA80"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05DE7D6B" w14:textId="77777777" w:rsidR="005805EF" w:rsidRPr="004B32D5" w:rsidRDefault="005805EF" w:rsidP="00967ED6">
            <w:pPr>
              <w:spacing w:after="0"/>
              <w:jc w:val="left"/>
              <w:rPr>
                <w:rFonts w:eastAsia="Times New Roman" w:cs="Times New Roman"/>
                <w:color w:val="000000"/>
                <w:lang w:eastAsia="fr-FR"/>
              </w:rPr>
            </w:pPr>
            <w:r w:rsidRPr="004B32D5">
              <w:rPr>
                <w:rFonts w:eastAsia="Times New Roman" w:cs="Times New Roman"/>
                <w:color w:val="000000"/>
                <w:lang w:eastAsia="fr-FR"/>
              </w:rPr>
              <w:t>XGBoost</w:t>
            </w:r>
          </w:p>
        </w:tc>
        <w:tc>
          <w:tcPr>
            <w:tcW w:w="1391" w:type="dxa"/>
            <w:tcBorders>
              <w:top w:val="nil"/>
              <w:left w:val="nil"/>
              <w:bottom w:val="single" w:sz="4" w:space="0" w:color="FFFFFF"/>
              <w:right w:val="single" w:sz="4" w:space="0" w:color="FFFFFF"/>
            </w:tcBorders>
            <w:shd w:val="clear" w:color="000000" w:fill="DDEBF7"/>
            <w:noWrap/>
            <w:vAlign w:val="bottom"/>
            <w:hideMark/>
          </w:tcPr>
          <w:p w14:paraId="437E1D4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0.8292</w:t>
            </w:r>
          </w:p>
        </w:tc>
        <w:tc>
          <w:tcPr>
            <w:tcW w:w="1090" w:type="dxa"/>
            <w:tcBorders>
              <w:top w:val="nil"/>
              <w:left w:val="nil"/>
              <w:bottom w:val="single" w:sz="4" w:space="0" w:color="FFFFFF"/>
              <w:right w:val="single" w:sz="4" w:space="0" w:color="FFFFFF"/>
            </w:tcBorders>
            <w:shd w:val="clear" w:color="000000" w:fill="DDEBF7"/>
            <w:noWrap/>
            <w:vAlign w:val="bottom"/>
            <w:hideMark/>
          </w:tcPr>
          <w:p w14:paraId="583526F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0.5547</w:t>
            </w:r>
          </w:p>
        </w:tc>
        <w:tc>
          <w:tcPr>
            <w:tcW w:w="1453" w:type="dxa"/>
            <w:tcBorders>
              <w:top w:val="nil"/>
              <w:left w:val="nil"/>
              <w:bottom w:val="single" w:sz="4" w:space="0" w:color="FFFFFF"/>
              <w:right w:val="single" w:sz="4" w:space="0" w:color="FFFFFF"/>
            </w:tcBorders>
            <w:shd w:val="clear" w:color="000000" w:fill="DDEBF7"/>
            <w:noWrap/>
            <w:vAlign w:val="bottom"/>
            <w:hideMark/>
          </w:tcPr>
          <w:p w14:paraId="0A24E89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0.6365</w:t>
            </w:r>
          </w:p>
        </w:tc>
        <w:tc>
          <w:tcPr>
            <w:tcW w:w="1084" w:type="dxa"/>
            <w:tcBorders>
              <w:top w:val="nil"/>
              <w:left w:val="nil"/>
              <w:bottom w:val="single" w:sz="4" w:space="0" w:color="FFFFFF"/>
              <w:right w:val="single" w:sz="4" w:space="0" w:color="FFFFFF"/>
            </w:tcBorders>
            <w:shd w:val="clear" w:color="000000" w:fill="DDEBF7"/>
            <w:noWrap/>
            <w:vAlign w:val="bottom"/>
            <w:hideMark/>
          </w:tcPr>
          <w:p w14:paraId="44FAA87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0.5928</w:t>
            </w:r>
          </w:p>
        </w:tc>
        <w:tc>
          <w:tcPr>
            <w:tcW w:w="1084" w:type="dxa"/>
            <w:tcBorders>
              <w:top w:val="nil"/>
              <w:left w:val="nil"/>
              <w:bottom w:val="single" w:sz="4" w:space="0" w:color="FFFFFF"/>
              <w:right w:val="single" w:sz="4" w:space="0" w:color="FFFFFF"/>
            </w:tcBorders>
            <w:shd w:val="clear" w:color="000000" w:fill="DDEBF7"/>
            <w:noWrap/>
            <w:vAlign w:val="bottom"/>
            <w:hideMark/>
          </w:tcPr>
          <w:p w14:paraId="5F1CBF8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0.8481</w:t>
            </w:r>
          </w:p>
        </w:tc>
      </w:tr>
    </w:tbl>
    <w:p w14:paraId="27F8ED42" w14:textId="77777777" w:rsidR="005805EF" w:rsidRPr="00B1564A" w:rsidRDefault="005805EF" w:rsidP="005805EF">
      <w:pPr>
        <w:rPr>
          <w:rFonts w:cs="Times New Roman"/>
          <w:color w:val="0F0F0F"/>
        </w:rPr>
      </w:pPr>
    </w:p>
    <w:p w14:paraId="13B2C117"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 </w:t>
      </w:r>
      <w:r w:rsidRPr="00B1564A">
        <w:rPr>
          <w:rFonts w:cs="Times New Roman"/>
          <w:color w:val="0F0F0F"/>
        </w:rPr>
        <w:t xml:space="preserve">Recall mesure la proportion d'exemples positifs réellement identifiés par le modèle.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a le recall le plus élevé (0.8464), indiquant qu'il a la meilleure capacité parmi les modèles à capturer la majorité des exemples positifs. Cependant, il est important de noter que cette performance peut être associée à une baisse de précision.</w:t>
      </w:r>
    </w:p>
    <w:p w14:paraId="4BA6471A"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rPr>
        <w:t>Precision</w:t>
      </w:r>
      <w:proofErr w:type="spellEnd"/>
      <w:r w:rsidRPr="00B1564A">
        <w:rPr>
          <w:rFonts w:cs="Times New Roman"/>
        </w:rPr>
        <w:t xml:space="preserve"> :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a la </w:t>
      </w:r>
      <w:proofErr w:type="spellStart"/>
      <w:r w:rsidRPr="00B1564A">
        <w:rPr>
          <w:rFonts w:cs="Times New Roman"/>
          <w:color w:val="0F0F0F"/>
        </w:rPr>
        <w:t>precision</w:t>
      </w:r>
      <w:proofErr w:type="spellEnd"/>
      <w:r w:rsidRPr="00B1564A">
        <w:rPr>
          <w:rFonts w:cs="Times New Roman"/>
          <w:color w:val="0F0F0F"/>
        </w:rPr>
        <w:t xml:space="preserve"> la plus faible (0.4531), indiquant qu'il a tendance à identifier un grand nombre de faux positifs.</w:t>
      </w:r>
    </w:p>
    <w:p w14:paraId="45028FAE"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rPr>
        <w:t>Accuracy</w:t>
      </w:r>
      <w:proofErr w:type="spellEnd"/>
      <w:r w:rsidRPr="00B1564A">
        <w:rPr>
          <w:rFonts w:cs="Times New Roman"/>
        </w:rPr>
        <w:t xml:space="preserve"> : </w:t>
      </w:r>
      <w:proofErr w:type="spellStart"/>
      <w:r w:rsidRPr="00B1564A">
        <w:rPr>
          <w:rFonts w:cs="Times New Roman"/>
          <w:color w:val="0F0F0F"/>
        </w:rPr>
        <w:t>Random</w:t>
      </w:r>
      <w:proofErr w:type="spellEnd"/>
      <w:r w:rsidRPr="00B1564A">
        <w:rPr>
          <w:rFonts w:cs="Times New Roman"/>
          <w:color w:val="0F0F0F"/>
        </w:rPr>
        <w:t xml:space="preserve"> Forest a la valeur la plus élevée en termes d'accuracy (0.8397), mais cela peut être dû à une balance entre les performances en termes de faux positifs et de faux négatifs.</w:t>
      </w:r>
    </w:p>
    <w:p w14:paraId="0E4EDAE2"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Le F1-score de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est relativement équilibré, étant donné son recall élevé et sa </w:t>
      </w:r>
      <w:proofErr w:type="spellStart"/>
      <w:r w:rsidRPr="00B1564A">
        <w:rPr>
          <w:rFonts w:cs="Times New Roman"/>
          <w:color w:val="0F0F0F"/>
        </w:rPr>
        <w:t>precision</w:t>
      </w:r>
      <w:proofErr w:type="spellEnd"/>
      <w:r w:rsidRPr="00B1564A">
        <w:rPr>
          <w:rFonts w:cs="Times New Roman"/>
          <w:color w:val="0F0F0F"/>
        </w:rPr>
        <w:t xml:space="preserve"> basse.</w:t>
      </w:r>
    </w:p>
    <w:p w14:paraId="022FCD52"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AUC : </w:t>
      </w:r>
      <w:r w:rsidRPr="00B1564A">
        <w:rPr>
          <w:rFonts w:cs="Times New Roman"/>
          <w:color w:val="0F0F0F"/>
        </w:rPr>
        <w:t>AUC mesure la capacité du modèle à discriminer entre les classes positives et négatives. XGBoost a la plus haute AUC dans ce cas (0.8481).</w:t>
      </w:r>
    </w:p>
    <w:p w14:paraId="7EE4859F" w14:textId="77777777" w:rsidR="005805EF" w:rsidRDefault="005805EF" w:rsidP="005805EF">
      <w:pPr>
        <w:rPr>
          <w:rFonts w:cs="Times New Roman"/>
        </w:rPr>
      </w:pPr>
    </w:p>
    <w:p w14:paraId="1FE725DE" w14:textId="3698AAF6" w:rsidR="005805EF" w:rsidRPr="00B1564A" w:rsidRDefault="005A5204" w:rsidP="005805EF">
      <w:pPr>
        <w:jc w:val="center"/>
        <w:rPr>
          <w:rFonts w:cs="Times New Roman"/>
        </w:rPr>
      </w:pPr>
      <w:r>
        <w:rPr>
          <w:rFonts w:cs="Times New Roman"/>
          <w:noProof/>
          <w:lang w:eastAsia="fr-FR"/>
        </w:rPr>
        <w:lastRenderedPageBreak/>
        <w:drawing>
          <wp:inline distT="0" distB="0" distL="0" distR="0" wp14:anchorId="19E36D5F" wp14:editId="44E78C5C">
            <wp:extent cx="3600000" cy="2700000"/>
            <wp:effectExtent l="0" t="0" r="0" b="5715"/>
            <wp:docPr id="15" name="Image 1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igne, diagramme&#10;&#10;Description générée automatiquement"/>
                    <pic:cNvPicPr/>
                  </pic:nvPicPr>
                  <pic:blipFill>
                    <a:blip r:embed="rId14"/>
                    <a:stretch>
                      <a:fillRect/>
                    </a:stretch>
                  </pic:blipFill>
                  <pic:spPr>
                    <a:xfrm>
                      <a:off x="0" y="0"/>
                      <a:ext cx="3600000" cy="2700000"/>
                    </a:xfrm>
                    <a:prstGeom prst="rect">
                      <a:avLst/>
                    </a:prstGeom>
                  </pic:spPr>
                </pic:pic>
              </a:graphicData>
            </a:graphic>
          </wp:inline>
        </w:drawing>
      </w:r>
    </w:p>
    <w:p w14:paraId="01A47EDC" w14:textId="77777777" w:rsidR="005805EF" w:rsidRPr="00B1564A" w:rsidRDefault="005805EF" w:rsidP="009E42C4">
      <w:pPr>
        <w:pStyle w:val="Titre4"/>
      </w:pPr>
      <w:r w:rsidRPr="00B1564A">
        <w:t>Maximisation du F1-score</w:t>
      </w:r>
    </w:p>
    <w:p w14:paraId="1EA35CCB" w14:textId="77777777" w:rsidR="005805EF" w:rsidRPr="00B1564A" w:rsidRDefault="005805EF" w:rsidP="005805EF">
      <w:pPr>
        <w:rPr>
          <w:rFonts w:cs="Times New Roman"/>
        </w:rPr>
      </w:pPr>
      <w:r w:rsidRPr="00B1564A">
        <w:rPr>
          <w:rFonts w:cs="Times New Roman"/>
          <w:color w:val="0F0F0F"/>
        </w:rPr>
        <w:t>Les résultats présentés dans le tableau ci-dessous montrent les performances de quatre modèles différents en termes de cinq métriques d'évaluation, avec l'optimisation basée sur le F1-score</w:t>
      </w:r>
    </w:p>
    <w:tbl>
      <w:tblPr>
        <w:tblW w:w="8781" w:type="dxa"/>
        <w:jc w:val="center"/>
        <w:tblCellMar>
          <w:left w:w="70" w:type="dxa"/>
          <w:right w:w="70" w:type="dxa"/>
        </w:tblCellMar>
        <w:tblLook w:val="04A0" w:firstRow="1" w:lastRow="0" w:firstColumn="1" w:lastColumn="0" w:noHBand="0" w:noVBand="1"/>
      </w:tblPr>
      <w:tblGrid>
        <w:gridCol w:w="2640"/>
        <w:gridCol w:w="1400"/>
        <w:gridCol w:w="1091"/>
        <w:gridCol w:w="1462"/>
        <w:gridCol w:w="1097"/>
        <w:gridCol w:w="1091"/>
      </w:tblGrid>
      <w:tr w:rsidR="005805EF" w:rsidRPr="004B32D5" w14:paraId="32572F88" w14:textId="77777777" w:rsidTr="00967ED6">
        <w:trPr>
          <w:trHeight w:val="380"/>
          <w:jc w:val="center"/>
        </w:trPr>
        <w:tc>
          <w:tcPr>
            <w:tcW w:w="8781" w:type="dxa"/>
            <w:gridSpan w:val="6"/>
            <w:tcBorders>
              <w:top w:val="nil"/>
              <w:left w:val="nil"/>
              <w:bottom w:val="nil"/>
              <w:right w:val="nil"/>
            </w:tcBorders>
            <w:shd w:val="clear" w:color="000000" w:fill="A9D08E"/>
            <w:noWrap/>
            <w:vAlign w:val="bottom"/>
            <w:hideMark/>
          </w:tcPr>
          <w:p w14:paraId="7C2BAB4A"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Scores des modèles ayant meilleur f1</w:t>
            </w:r>
          </w:p>
        </w:tc>
      </w:tr>
      <w:tr w:rsidR="005805EF" w:rsidRPr="004B32D5" w14:paraId="4B772C84" w14:textId="77777777" w:rsidTr="00967ED6">
        <w:trPr>
          <w:trHeight w:val="320"/>
          <w:jc w:val="center"/>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55C73704"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569680A6"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6D2453B"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2BB6DBF9"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2121BCBF"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652A456"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2E5DACA8"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35F3A36A" w14:textId="6FC558A0"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5ED0DCB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0.8460</w:t>
            </w:r>
          </w:p>
        </w:tc>
        <w:tc>
          <w:tcPr>
            <w:tcW w:w="1091" w:type="dxa"/>
            <w:tcBorders>
              <w:top w:val="nil"/>
              <w:left w:val="nil"/>
              <w:bottom w:val="single" w:sz="4" w:space="0" w:color="FFFFFF"/>
              <w:right w:val="single" w:sz="4" w:space="0" w:color="FFFFFF"/>
            </w:tcBorders>
            <w:shd w:val="clear" w:color="000000" w:fill="DDEBF7"/>
            <w:noWrap/>
            <w:vAlign w:val="bottom"/>
            <w:hideMark/>
          </w:tcPr>
          <w:p w14:paraId="0DB0561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0.5002</w:t>
            </w:r>
          </w:p>
        </w:tc>
        <w:tc>
          <w:tcPr>
            <w:tcW w:w="1462" w:type="dxa"/>
            <w:tcBorders>
              <w:top w:val="nil"/>
              <w:left w:val="nil"/>
              <w:bottom w:val="single" w:sz="4" w:space="0" w:color="FFFFFF"/>
              <w:right w:val="single" w:sz="4" w:space="0" w:color="FFFFFF"/>
            </w:tcBorders>
            <w:shd w:val="clear" w:color="000000" w:fill="DDEBF7"/>
            <w:noWrap/>
            <w:vAlign w:val="bottom"/>
            <w:hideMark/>
          </w:tcPr>
          <w:p w14:paraId="40E267C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0.7277</w:t>
            </w:r>
          </w:p>
        </w:tc>
        <w:tc>
          <w:tcPr>
            <w:tcW w:w="1097" w:type="dxa"/>
            <w:tcBorders>
              <w:top w:val="nil"/>
              <w:left w:val="nil"/>
              <w:bottom w:val="single" w:sz="4" w:space="0" w:color="FFFFFF"/>
              <w:right w:val="single" w:sz="4" w:space="0" w:color="FFFFFF"/>
            </w:tcBorders>
            <w:shd w:val="clear" w:color="000000" w:fill="DDEBF7"/>
            <w:noWrap/>
            <w:vAlign w:val="bottom"/>
            <w:hideMark/>
          </w:tcPr>
          <w:p w14:paraId="48B3E71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0.5929</w:t>
            </w:r>
          </w:p>
        </w:tc>
        <w:tc>
          <w:tcPr>
            <w:tcW w:w="1091" w:type="dxa"/>
            <w:tcBorders>
              <w:top w:val="nil"/>
              <w:left w:val="nil"/>
              <w:bottom w:val="single" w:sz="4" w:space="0" w:color="FFFFFF"/>
              <w:right w:val="single" w:sz="4" w:space="0" w:color="FFFFFF"/>
            </w:tcBorders>
            <w:shd w:val="clear" w:color="000000" w:fill="DDEBF7"/>
            <w:noWrap/>
            <w:vAlign w:val="bottom"/>
            <w:hideMark/>
          </w:tcPr>
          <w:p w14:paraId="38B5B7E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0.8695</w:t>
            </w:r>
          </w:p>
        </w:tc>
      </w:tr>
      <w:tr w:rsidR="005805EF" w:rsidRPr="004B32D5" w14:paraId="41D880F8"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AB56D4A"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7D2E9BE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0.8409</w:t>
            </w:r>
          </w:p>
        </w:tc>
        <w:tc>
          <w:tcPr>
            <w:tcW w:w="1091" w:type="dxa"/>
            <w:tcBorders>
              <w:top w:val="nil"/>
              <w:left w:val="nil"/>
              <w:bottom w:val="single" w:sz="4" w:space="0" w:color="FFFFFF"/>
              <w:right w:val="single" w:sz="4" w:space="0" w:color="FFFFFF"/>
            </w:tcBorders>
            <w:shd w:val="clear" w:color="000000" w:fill="DDEBF7"/>
            <w:noWrap/>
            <w:vAlign w:val="bottom"/>
            <w:hideMark/>
          </w:tcPr>
          <w:p w14:paraId="0020D07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0.4883</w:t>
            </w:r>
          </w:p>
        </w:tc>
        <w:tc>
          <w:tcPr>
            <w:tcW w:w="1462" w:type="dxa"/>
            <w:tcBorders>
              <w:top w:val="nil"/>
              <w:left w:val="nil"/>
              <w:bottom w:val="single" w:sz="4" w:space="0" w:color="FFFFFF"/>
              <w:right w:val="single" w:sz="4" w:space="0" w:color="FFFFFF"/>
            </w:tcBorders>
            <w:shd w:val="clear" w:color="000000" w:fill="DDEBF7"/>
            <w:noWrap/>
            <w:vAlign w:val="bottom"/>
            <w:hideMark/>
          </w:tcPr>
          <w:p w14:paraId="05E9C7A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0.7114</w:t>
            </w:r>
          </w:p>
        </w:tc>
        <w:tc>
          <w:tcPr>
            <w:tcW w:w="1097" w:type="dxa"/>
            <w:tcBorders>
              <w:top w:val="nil"/>
              <w:left w:val="nil"/>
              <w:bottom w:val="single" w:sz="4" w:space="0" w:color="FFFFFF"/>
              <w:right w:val="single" w:sz="4" w:space="0" w:color="FFFFFF"/>
            </w:tcBorders>
            <w:shd w:val="clear" w:color="000000" w:fill="DDEBF7"/>
            <w:noWrap/>
            <w:vAlign w:val="bottom"/>
            <w:hideMark/>
          </w:tcPr>
          <w:p w14:paraId="749C755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0.5791</w:t>
            </w:r>
          </w:p>
        </w:tc>
        <w:tc>
          <w:tcPr>
            <w:tcW w:w="1091" w:type="dxa"/>
            <w:tcBorders>
              <w:top w:val="nil"/>
              <w:left w:val="nil"/>
              <w:bottom w:val="single" w:sz="4" w:space="0" w:color="FFFFFF"/>
              <w:right w:val="single" w:sz="4" w:space="0" w:color="FFFFFF"/>
            </w:tcBorders>
            <w:shd w:val="clear" w:color="000000" w:fill="DDEBF7"/>
            <w:noWrap/>
            <w:vAlign w:val="bottom"/>
            <w:hideMark/>
          </w:tcPr>
          <w:p w14:paraId="314F14A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0.8498</w:t>
            </w:r>
          </w:p>
        </w:tc>
      </w:tr>
      <w:tr w:rsidR="005805EF" w:rsidRPr="004B32D5" w14:paraId="5F177595"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9D88150"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71E59E0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0.8494</w:t>
            </w:r>
          </w:p>
        </w:tc>
        <w:tc>
          <w:tcPr>
            <w:tcW w:w="1091" w:type="dxa"/>
            <w:tcBorders>
              <w:top w:val="nil"/>
              <w:left w:val="nil"/>
              <w:bottom w:val="single" w:sz="4" w:space="0" w:color="FFFFFF"/>
              <w:right w:val="single" w:sz="4" w:space="0" w:color="FFFFFF"/>
            </w:tcBorders>
            <w:shd w:val="clear" w:color="000000" w:fill="DDEBF7"/>
            <w:noWrap/>
            <w:vAlign w:val="bottom"/>
            <w:hideMark/>
          </w:tcPr>
          <w:p w14:paraId="10EC1C5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0.5049</w:t>
            </w:r>
          </w:p>
        </w:tc>
        <w:tc>
          <w:tcPr>
            <w:tcW w:w="1462" w:type="dxa"/>
            <w:tcBorders>
              <w:top w:val="nil"/>
              <w:left w:val="nil"/>
              <w:bottom w:val="single" w:sz="4" w:space="0" w:color="FFFFFF"/>
              <w:right w:val="single" w:sz="4" w:space="0" w:color="FFFFFF"/>
            </w:tcBorders>
            <w:shd w:val="clear" w:color="000000" w:fill="DDEBF7"/>
            <w:noWrap/>
            <w:vAlign w:val="bottom"/>
            <w:hideMark/>
          </w:tcPr>
          <w:p w14:paraId="4D08905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0.7409</w:t>
            </w:r>
          </w:p>
        </w:tc>
        <w:tc>
          <w:tcPr>
            <w:tcW w:w="1097" w:type="dxa"/>
            <w:tcBorders>
              <w:top w:val="nil"/>
              <w:left w:val="nil"/>
              <w:bottom w:val="single" w:sz="4" w:space="0" w:color="FFFFFF"/>
              <w:right w:val="single" w:sz="4" w:space="0" w:color="FFFFFF"/>
            </w:tcBorders>
            <w:shd w:val="clear" w:color="000000" w:fill="DDEBF7"/>
            <w:noWrap/>
            <w:vAlign w:val="bottom"/>
            <w:hideMark/>
          </w:tcPr>
          <w:p w14:paraId="5C957BA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0.6006</w:t>
            </w:r>
          </w:p>
        </w:tc>
        <w:tc>
          <w:tcPr>
            <w:tcW w:w="1091" w:type="dxa"/>
            <w:tcBorders>
              <w:top w:val="nil"/>
              <w:left w:val="nil"/>
              <w:bottom w:val="single" w:sz="4" w:space="0" w:color="FFFFFF"/>
              <w:right w:val="single" w:sz="4" w:space="0" w:color="FFFFFF"/>
            </w:tcBorders>
            <w:shd w:val="clear" w:color="000000" w:fill="DDEBF7"/>
            <w:noWrap/>
            <w:vAlign w:val="bottom"/>
            <w:hideMark/>
          </w:tcPr>
          <w:p w14:paraId="6DB54B5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0.8699</w:t>
            </w:r>
          </w:p>
        </w:tc>
      </w:tr>
      <w:tr w:rsidR="005805EF" w:rsidRPr="004B32D5" w14:paraId="2995295D"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206CB71" w14:textId="77777777" w:rsidR="005805EF" w:rsidRPr="004B32D5" w:rsidRDefault="005805EF" w:rsidP="00967ED6">
            <w:pPr>
              <w:spacing w:after="0"/>
              <w:jc w:val="left"/>
              <w:rPr>
                <w:rFonts w:eastAsia="Times New Roman" w:cs="Times New Roman"/>
                <w:b/>
                <w:bCs/>
                <w:color w:val="000000"/>
                <w:lang w:eastAsia="fr-FR"/>
              </w:rPr>
            </w:pPr>
            <w:r w:rsidRPr="004B32D5">
              <w:rPr>
                <w:rFonts w:eastAsia="Times New Roman" w:cs="Times New Roman"/>
                <w:b/>
                <w:bCs/>
                <w:color w:val="000000"/>
                <w:lang w:eastAsia="fr-FR"/>
              </w:rPr>
              <w:t>XGBoost</w:t>
            </w:r>
          </w:p>
        </w:tc>
        <w:tc>
          <w:tcPr>
            <w:tcW w:w="1400" w:type="dxa"/>
            <w:tcBorders>
              <w:top w:val="nil"/>
              <w:left w:val="nil"/>
              <w:bottom w:val="single" w:sz="4" w:space="0" w:color="FFFFFF"/>
              <w:right w:val="single" w:sz="4" w:space="0" w:color="FFFFFF"/>
            </w:tcBorders>
            <w:shd w:val="clear" w:color="000000" w:fill="DDEBF7"/>
            <w:noWrap/>
            <w:vAlign w:val="bottom"/>
            <w:hideMark/>
          </w:tcPr>
          <w:p w14:paraId="79B7809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0.8554</w:t>
            </w:r>
          </w:p>
        </w:tc>
        <w:tc>
          <w:tcPr>
            <w:tcW w:w="1091" w:type="dxa"/>
            <w:tcBorders>
              <w:top w:val="nil"/>
              <w:left w:val="nil"/>
              <w:bottom w:val="single" w:sz="4" w:space="0" w:color="FFFFFF"/>
              <w:right w:val="single" w:sz="4" w:space="0" w:color="FFFFFF"/>
            </w:tcBorders>
            <w:shd w:val="clear" w:color="000000" w:fill="DDEBF7"/>
            <w:noWrap/>
            <w:vAlign w:val="bottom"/>
            <w:hideMark/>
          </w:tcPr>
          <w:p w14:paraId="0FCE340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0.5475</w:t>
            </w:r>
          </w:p>
        </w:tc>
        <w:tc>
          <w:tcPr>
            <w:tcW w:w="1462" w:type="dxa"/>
            <w:tcBorders>
              <w:top w:val="nil"/>
              <w:left w:val="nil"/>
              <w:bottom w:val="single" w:sz="4" w:space="0" w:color="FFFFFF"/>
              <w:right w:val="single" w:sz="4" w:space="0" w:color="FFFFFF"/>
            </w:tcBorders>
            <w:shd w:val="clear" w:color="000000" w:fill="DDEBF7"/>
            <w:noWrap/>
            <w:vAlign w:val="bottom"/>
            <w:hideMark/>
          </w:tcPr>
          <w:p w14:paraId="74AF739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0.7397</w:t>
            </w:r>
          </w:p>
        </w:tc>
        <w:tc>
          <w:tcPr>
            <w:tcW w:w="1097" w:type="dxa"/>
            <w:tcBorders>
              <w:top w:val="nil"/>
              <w:left w:val="nil"/>
              <w:bottom w:val="single" w:sz="4" w:space="0" w:color="FFFFFF"/>
              <w:right w:val="single" w:sz="4" w:space="0" w:color="FFFFFF"/>
            </w:tcBorders>
            <w:shd w:val="clear" w:color="000000" w:fill="DDEBF7"/>
            <w:noWrap/>
            <w:vAlign w:val="bottom"/>
            <w:hideMark/>
          </w:tcPr>
          <w:p w14:paraId="09F17F42"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0.6292</w:t>
            </w:r>
          </w:p>
        </w:tc>
        <w:tc>
          <w:tcPr>
            <w:tcW w:w="1091" w:type="dxa"/>
            <w:tcBorders>
              <w:top w:val="nil"/>
              <w:left w:val="nil"/>
              <w:bottom w:val="single" w:sz="4" w:space="0" w:color="FFFFFF"/>
              <w:right w:val="single" w:sz="4" w:space="0" w:color="FFFFFF"/>
            </w:tcBorders>
            <w:shd w:val="clear" w:color="000000" w:fill="DDEBF7"/>
            <w:noWrap/>
            <w:vAlign w:val="bottom"/>
            <w:hideMark/>
          </w:tcPr>
          <w:p w14:paraId="10ABCAF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0.8852</w:t>
            </w:r>
          </w:p>
        </w:tc>
      </w:tr>
    </w:tbl>
    <w:p w14:paraId="5A6095E6" w14:textId="77777777" w:rsidR="005805EF" w:rsidRPr="00B1564A" w:rsidRDefault="005805EF" w:rsidP="005805EF">
      <w:pPr>
        <w:rPr>
          <w:rFonts w:cs="Times New Roman"/>
        </w:rPr>
      </w:pPr>
    </w:p>
    <w:p w14:paraId="46636C79"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Le modèle XGBoost affiche le F1-score le plus élevé (0.6292) parmi tous les modèles. Le F1-score est une métrique qui prend en compte à la fois la </w:t>
      </w:r>
      <w:proofErr w:type="spellStart"/>
      <w:r w:rsidRPr="00B1564A">
        <w:rPr>
          <w:rFonts w:cs="Times New Roman"/>
          <w:color w:val="0F0F0F"/>
        </w:rPr>
        <w:t>precision</w:t>
      </w:r>
      <w:proofErr w:type="spellEnd"/>
      <w:r w:rsidRPr="00B1564A">
        <w:rPr>
          <w:rFonts w:cs="Times New Roman"/>
          <w:color w:val="0F0F0F"/>
        </w:rPr>
        <w:t xml:space="preserve"> et le </w:t>
      </w:r>
      <w:proofErr w:type="spellStart"/>
      <w:r w:rsidRPr="00B1564A">
        <w:rPr>
          <w:rFonts w:cs="Times New Roman"/>
          <w:color w:val="0F0F0F"/>
        </w:rPr>
        <w:t>recall</w:t>
      </w:r>
      <w:proofErr w:type="spellEnd"/>
      <w:r w:rsidRPr="00B1564A">
        <w:rPr>
          <w:rFonts w:cs="Times New Roman"/>
          <w:color w:val="0F0F0F"/>
        </w:rPr>
        <w:t>. Cela suggère que XGBoost atteint un équilibre optimal entre l'identification des vrais positifs (recall) et la minimisation des faux positifs (</w:t>
      </w:r>
      <w:proofErr w:type="spellStart"/>
      <w:r w:rsidRPr="00B1564A">
        <w:rPr>
          <w:rFonts w:cs="Times New Roman"/>
          <w:color w:val="0F0F0F"/>
        </w:rPr>
        <w:t>precision</w:t>
      </w:r>
      <w:proofErr w:type="spellEnd"/>
      <w:r w:rsidRPr="00B1564A">
        <w:rPr>
          <w:rFonts w:cs="Times New Roman"/>
          <w:color w:val="0F0F0F"/>
        </w:rPr>
        <w:t>).</w:t>
      </w:r>
    </w:p>
    <w:p w14:paraId="6F454894"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XGBoost a également une accuracy élevée (0.8554), indiquant une classification correcte d'une grande proportion des exemples.</w:t>
      </w:r>
    </w:p>
    <w:p w14:paraId="4FFE41D0"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rPr>
        <w:t>Recall</w:t>
      </w:r>
      <w:proofErr w:type="spellEnd"/>
      <w:r w:rsidRPr="00B1564A">
        <w:rPr>
          <w:rFonts w:cs="Times New Roman"/>
        </w:rPr>
        <w:t xml:space="preserve"> et </w:t>
      </w:r>
      <w:proofErr w:type="spellStart"/>
      <w:r w:rsidRPr="00B1564A">
        <w:rPr>
          <w:rFonts w:cs="Times New Roman"/>
        </w:rPr>
        <w:t>Precision</w:t>
      </w:r>
      <w:proofErr w:type="spellEnd"/>
      <w:r w:rsidRPr="00B1564A">
        <w:rPr>
          <w:rFonts w:cs="Times New Roman"/>
        </w:rPr>
        <w:t xml:space="preserve"> : </w:t>
      </w:r>
      <w:proofErr w:type="spellStart"/>
      <w:r w:rsidRPr="00B1564A">
        <w:rPr>
          <w:rFonts w:cs="Times New Roman"/>
          <w:color w:val="0F0F0F"/>
        </w:rPr>
        <w:t>XGBoost</w:t>
      </w:r>
      <w:proofErr w:type="spellEnd"/>
      <w:r w:rsidRPr="00B1564A">
        <w:rPr>
          <w:rFonts w:cs="Times New Roman"/>
          <w:color w:val="0F0F0F"/>
        </w:rPr>
        <w:t xml:space="preserve"> a des valeurs de </w:t>
      </w:r>
      <w:proofErr w:type="spellStart"/>
      <w:r w:rsidRPr="00B1564A">
        <w:rPr>
          <w:rFonts w:cs="Times New Roman"/>
          <w:color w:val="0F0F0F"/>
        </w:rPr>
        <w:t>recall</w:t>
      </w:r>
      <w:proofErr w:type="spellEnd"/>
      <w:r w:rsidRPr="00B1564A">
        <w:rPr>
          <w:rFonts w:cs="Times New Roman"/>
          <w:color w:val="0F0F0F"/>
        </w:rPr>
        <w:t xml:space="preserve"> et de </w:t>
      </w:r>
      <w:proofErr w:type="spellStart"/>
      <w:r w:rsidRPr="00B1564A">
        <w:rPr>
          <w:rFonts w:cs="Times New Roman"/>
          <w:color w:val="0F0F0F"/>
        </w:rPr>
        <w:t>precision</w:t>
      </w:r>
      <w:proofErr w:type="spellEnd"/>
      <w:r w:rsidRPr="00B1564A">
        <w:rPr>
          <w:rFonts w:cs="Times New Roman"/>
          <w:color w:val="0F0F0F"/>
        </w:rPr>
        <w:t xml:space="preserve"> compétitives par rapport aux autres modèles, ce qui renforce l'idée d'un équilibre entre la sensibilité aux vrais positifs et la limitation des faux positifs.</w:t>
      </w:r>
    </w:p>
    <w:p w14:paraId="682F9FB4" w14:textId="77777777" w:rsidR="005805EF" w:rsidRPr="004021D7" w:rsidRDefault="005805EF" w:rsidP="005805EF">
      <w:pPr>
        <w:pStyle w:val="Paragraphedeliste"/>
        <w:numPr>
          <w:ilvl w:val="0"/>
          <w:numId w:val="26"/>
        </w:numPr>
        <w:rPr>
          <w:rFonts w:cs="Times New Roman"/>
        </w:rPr>
      </w:pPr>
      <w:r w:rsidRPr="00B1564A">
        <w:rPr>
          <w:rFonts w:cs="Times New Roman"/>
        </w:rPr>
        <w:t xml:space="preserve">AUC : </w:t>
      </w:r>
      <w:r w:rsidRPr="00B1564A">
        <w:rPr>
          <w:rFonts w:cs="Times New Roman"/>
          <w:color w:val="0F0F0F"/>
        </w:rPr>
        <w:t>XGBoost présente également la plus haute AUC (0.8852), ce qui confirme sa capacité à bien discriminer entre les classes positives et négatives.</w:t>
      </w:r>
    </w:p>
    <w:p w14:paraId="060E9FC0" w14:textId="49258450" w:rsidR="005805EF" w:rsidRPr="004021D7" w:rsidRDefault="005A5204" w:rsidP="005805EF">
      <w:pPr>
        <w:jc w:val="center"/>
        <w:rPr>
          <w:rFonts w:cs="Times New Roman"/>
        </w:rPr>
      </w:pPr>
      <w:r>
        <w:rPr>
          <w:rFonts w:cs="Times New Roman"/>
          <w:noProof/>
          <w:lang w:eastAsia="fr-FR"/>
        </w:rPr>
        <w:lastRenderedPageBreak/>
        <w:drawing>
          <wp:inline distT="0" distB="0" distL="0" distR="0" wp14:anchorId="3F51C954" wp14:editId="3FA5744E">
            <wp:extent cx="3600000" cy="2700000"/>
            <wp:effectExtent l="0" t="0" r="0" b="5715"/>
            <wp:docPr id="92" name="Image 9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 capture d’écran, ligne, diagramme&#10;&#10;Description générée automatiquement"/>
                    <pic:cNvPicPr/>
                  </pic:nvPicPr>
                  <pic:blipFill>
                    <a:blip r:embed="rId15"/>
                    <a:stretch>
                      <a:fillRect/>
                    </a:stretch>
                  </pic:blipFill>
                  <pic:spPr>
                    <a:xfrm>
                      <a:off x="0" y="0"/>
                      <a:ext cx="3600000" cy="2700000"/>
                    </a:xfrm>
                    <a:prstGeom prst="rect">
                      <a:avLst/>
                    </a:prstGeom>
                  </pic:spPr>
                </pic:pic>
              </a:graphicData>
            </a:graphic>
          </wp:inline>
        </w:drawing>
      </w:r>
    </w:p>
    <w:p w14:paraId="7A1336AE" w14:textId="77777777" w:rsidR="005805EF" w:rsidRPr="00B1564A" w:rsidRDefault="005805EF" w:rsidP="009E42C4">
      <w:pPr>
        <w:pStyle w:val="Titre4"/>
      </w:pPr>
      <w:r w:rsidRPr="00B1564A">
        <w:t>Maximisation de l’AUC</w:t>
      </w:r>
    </w:p>
    <w:p w14:paraId="4E259850" w14:textId="77777777" w:rsidR="005805EF" w:rsidRDefault="005805EF" w:rsidP="005805EF">
      <w:pPr>
        <w:rPr>
          <w:rFonts w:cs="Times New Roman"/>
          <w:color w:val="0F0F0F"/>
        </w:rPr>
      </w:pPr>
      <w:r w:rsidRPr="00B1564A">
        <w:rPr>
          <w:rFonts w:cs="Times New Roman"/>
          <w:color w:val="0F0F0F"/>
        </w:rPr>
        <w:t xml:space="preserve">Les résultats présentés dans le tableau ci-dessous montrent les performances de quatre modèles différents en termes de cinq métriques d'évaluation, avec l'optimisation basée sur l’AUC. </w:t>
      </w:r>
    </w:p>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5805EF" w:rsidRPr="004B32D5" w14:paraId="275989BB" w14:textId="77777777" w:rsidTr="00967ED6">
        <w:trPr>
          <w:trHeight w:val="380"/>
        </w:trPr>
        <w:tc>
          <w:tcPr>
            <w:tcW w:w="8781" w:type="dxa"/>
            <w:gridSpan w:val="6"/>
            <w:tcBorders>
              <w:top w:val="nil"/>
              <w:left w:val="nil"/>
              <w:bottom w:val="nil"/>
              <w:right w:val="nil"/>
            </w:tcBorders>
            <w:shd w:val="clear" w:color="000000" w:fill="A9D08E"/>
            <w:noWrap/>
            <w:vAlign w:val="bottom"/>
            <w:hideMark/>
          </w:tcPr>
          <w:p w14:paraId="13510C82"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 xml:space="preserve">Scores des modèles ayant meilleur </w:t>
            </w:r>
            <w:proofErr w:type="spellStart"/>
            <w:r w:rsidRPr="004B32D5">
              <w:rPr>
                <w:rFonts w:eastAsia="Times New Roman" w:cs="Times New Roman"/>
                <w:b/>
                <w:bCs/>
                <w:color w:val="000000"/>
                <w:sz w:val="28"/>
                <w:szCs w:val="28"/>
                <w:lang w:eastAsia="fr-FR"/>
              </w:rPr>
              <w:t>auc</w:t>
            </w:r>
            <w:proofErr w:type="spellEnd"/>
          </w:p>
        </w:tc>
      </w:tr>
      <w:tr w:rsidR="005805EF" w:rsidRPr="004B32D5" w14:paraId="144A5DA3" w14:textId="77777777" w:rsidTr="00967ED6">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31058EBF"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3D41F7A0"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6C57E7B"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019207DC"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5A4427DC"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03BA11D2"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4C221599"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03F70079" w14:textId="20F72425"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35D9D5A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0.8460</w:t>
            </w:r>
          </w:p>
        </w:tc>
        <w:tc>
          <w:tcPr>
            <w:tcW w:w="1091" w:type="dxa"/>
            <w:tcBorders>
              <w:top w:val="nil"/>
              <w:left w:val="nil"/>
              <w:bottom w:val="single" w:sz="4" w:space="0" w:color="FFFFFF"/>
              <w:right w:val="single" w:sz="4" w:space="0" w:color="FFFFFF"/>
            </w:tcBorders>
            <w:shd w:val="clear" w:color="000000" w:fill="DDEBF7"/>
            <w:noWrap/>
            <w:vAlign w:val="bottom"/>
            <w:hideMark/>
          </w:tcPr>
          <w:p w14:paraId="00E6749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0.5004</w:t>
            </w:r>
          </w:p>
        </w:tc>
        <w:tc>
          <w:tcPr>
            <w:tcW w:w="1462" w:type="dxa"/>
            <w:tcBorders>
              <w:top w:val="nil"/>
              <w:left w:val="nil"/>
              <w:bottom w:val="single" w:sz="4" w:space="0" w:color="FFFFFF"/>
              <w:right w:val="single" w:sz="4" w:space="0" w:color="FFFFFF"/>
            </w:tcBorders>
            <w:shd w:val="clear" w:color="000000" w:fill="DDEBF7"/>
            <w:noWrap/>
            <w:vAlign w:val="bottom"/>
            <w:hideMark/>
          </w:tcPr>
          <w:p w14:paraId="241451B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0.7273</w:t>
            </w:r>
          </w:p>
        </w:tc>
        <w:tc>
          <w:tcPr>
            <w:tcW w:w="1091" w:type="dxa"/>
            <w:tcBorders>
              <w:top w:val="nil"/>
              <w:left w:val="nil"/>
              <w:bottom w:val="single" w:sz="4" w:space="0" w:color="FFFFFF"/>
              <w:right w:val="single" w:sz="4" w:space="0" w:color="FFFFFF"/>
            </w:tcBorders>
            <w:shd w:val="clear" w:color="000000" w:fill="DDEBF7"/>
            <w:noWrap/>
            <w:vAlign w:val="bottom"/>
            <w:hideMark/>
          </w:tcPr>
          <w:p w14:paraId="3A8F0F6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0.5929</w:t>
            </w:r>
          </w:p>
        </w:tc>
        <w:tc>
          <w:tcPr>
            <w:tcW w:w="1097" w:type="dxa"/>
            <w:tcBorders>
              <w:top w:val="nil"/>
              <w:left w:val="nil"/>
              <w:bottom w:val="single" w:sz="4" w:space="0" w:color="FFFFFF"/>
              <w:right w:val="single" w:sz="4" w:space="0" w:color="FFFFFF"/>
            </w:tcBorders>
            <w:shd w:val="clear" w:color="000000" w:fill="DDEBF7"/>
            <w:noWrap/>
            <w:vAlign w:val="bottom"/>
            <w:hideMark/>
          </w:tcPr>
          <w:p w14:paraId="1D4DC8E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0.8695</w:t>
            </w:r>
          </w:p>
        </w:tc>
      </w:tr>
      <w:tr w:rsidR="005805EF" w:rsidRPr="004B32D5" w14:paraId="485BE706"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2A35ED4"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6079D97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0.8399</w:t>
            </w:r>
          </w:p>
        </w:tc>
        <w:tc>
          <w:tcPr>
            <w:tcW w:w="1091" w:type="dxa"/>
            <w:tcBorders>
              <w:top w:val="nil"/>
              <w:left w:val="nil"/>
              <w:bottom w:val="single" w:sz="4" w:space="0" w:color="FFFFFF"/>
              <w:right w:val="single" w:sz="4" w:space="0" w:color="FFFFFF"/>
            </w:tcBorders>
            <w:shd w:val="clear" w:color="000000" w:fill="DDEBF7"/>
            <w:noWrap/>
            <w:vAlign w:val="bottom"/>
            <w:hideMark/>
          </w:tcPr>
          <w:p w14:paraId="3D9853A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0.4478</w:t>
            </w:r>
          </w:p>
        </w:tc>
        <w:tc>
          <w:tcPr>
            <w:tcW w:w="1462" w:type="dxa"/>
            <w:tcBorders>
              <w:top w:val="nil"/>
              <w:left w:val="nil"/>
              <w:bottom w:val="single" w:sz="4" w:space="0" w:color="FFFFFF"/>
              <w:right w:val="single" w:sz="4" w:space="0" w:color="FFFFFF"/>
            </w:tcBorders>
            <w:shd w:val="clear" w:color="000000" w:fill="DDEBF7"/>
            <w:noWrap/>
            <w:vAlign w:val="bottom"/>
            <w:hideMark/>
          </w:tcPr>
          <w:p w14:paraId="17CE8BC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0.7341</w:t>
            </w:r>
          </w:p>
        </w:tc>
        <w:tc>
          <w:tcPr>
            <w:tcW w:w="1091" w:type="dxa"/>
            <w:tcBorders>
              <w:top w:val="nil"/>
              <w:left w:val="nil"/>
              <w:bottom w:val="single" w:sz="4" w:space="0" w:color="FFFFFF"/>
              <w:right w:val="single" w:sz="4" w:space="0" w:color="FFFFFF"/>
            </w:tcBorders>
            <w:shd w:val="clear" w:color="000000" w:fill="DDEBF7"/>
            <w:noWrap/>
            <w:vAlign w:val="bottom"/>
            <w:hideMark/>
          </w:tcPr>
          <w:p w14:paraId="69D453A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0.5563</w:t>
            </w:r>
          </w:p>
        </w:tc>
        <w:tc>
          <w:tcPr>
            <w:tcW w:w="1097" w:type="dxa"/>
            <w:tcBorders>
              <w:top w:val="nil"/>
              <w:left w:val="nil"/>
              <w:bottom w:val="single" w:sz="4" w:space="0" w:color="FFFFFF"/>
              <w:right w:val="single" w:sz="4" w:space="0" w:color="FFFFFF"/>
            </w:tcBorders>
            <w:shd w:val="clear" w:color="000000" w:fill="DDEBF7"/>
            <w:noWrap/>
            <w:vAlign w:val="bottom"/>
            <w:hideMark/>
          </w:tcPr>
          <w:p w14:paraId="11997CF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0.8493</w:t>
            </w:r>
          </w:p>
        </w:tc>
      </w:tr>
      <w:tr w:rsidR="005805EF" w:rsidRPr="004B32D5" w14:paraId="4E5B572A"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08BA9C1D"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7A03AA3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0.8497</w:t>
            </w:r>
          </w:p>
        </w:tc>
        <w:tc>
          <w:tcPr>
            <w:tcW w:w="1091" w:type="dxa"/>
            <w:tcBorders>
              <w:top w:val="nil"/>
              <w:left w:val="nil"/>
              <w:bottom w:val="single" w:sz="4" w:space="0" w:color="FFFFFF"/>
              <w:right w:val="single" w:sz="4" w:space="0" w:color="FFFFFF"/>
            </w:tcBorders>
            <w:shd w:val="clear" w:color="000000" w:fill="DDEBF7"/>
            <w:noWrap/>
            <w:vAlign w:val="bottom"/>
            <w:hideMark/>
          </w:tcPr>
          <w:p w14:paraId="79A6348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0.4980</w:t>
            </w:r>
          </w:p>
        </w:tc>
        <w:tc>
          <w:tcPr>
            <w:tcW w:w="1462" w:type="dxa"/>
            <w:tcBorders>
              <w:top w:val="nil"/>
              <w:left w:val="nil"/>
              <w:bottom w:val="single" w:sz="4" w:space="0" w:color="FFFFFF"/>
              <w:right w:val="single" w:sz="4" w:space="0" w:color="FFFFFF"/>
            </w:tcBorders>
            <w:shd w:val="clear" w:color="000000" w:fill="DDEBF7"/>
            <w:noWrap/>
            <w:vAlign w:val="bottom"/>
            <w:hideMark/>
          </w:tcPr>
          <w:p w14:paraId="783B227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0.7474</w:t>
            </w:r>
          </w:p>
        </w:tc>
        <w:tc>
          <w:tcPr>
            <w:tcW w:w="1091" w:type="dxa"/>
            <w:tcBorders>
              <w:top w:val="nil"/>
              <w:left w:val="nil"/>
              <w:bottom w:val="single" w:sz="4" w:space="0" w:color="FFFFFF"/>
              <w:right w:val="single" w:sz="4" w:space="0" w:color="FFFFFF"/>
            </w:tcBorders>
            <w:shd w:val="clear" w:color="000000" w:fill="DDEBF7"/>
            <w:noWrap/>
            <w:vAlign w:val="bottom"/>
            <w:hideMark/>
          </w:tcPr>
          <w:p w14:paraId="0FA7462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0.5978</w:t>
            </w:r>
          </w:p>
        </w:tc>
        <w:tc>
          <w:tcPr>
            <w:tcW w:w="1097" w:type="dxa"/>
            <w:tcBorders>
              <w:top w:val="nil"/>
              <w:left w:val="nil"/>
              <w:bottom w:val="single" w:sz="4" w:space="0" w:color="FFFFFF"/>
              <w:right w:val="single" w:sz="4" w:space="0" w:color="FFFFFF"/>
            </w:tcBorders>
            <w:shd w:val="clear" w:color="000000" w:fill="DDEBF7"/>
            <w:noWrap/>
            <w:vAlign w:val="bottom"/>
            <w:hideMark/>
          </w:tcPr>
          <w:p w14:paraId="1F3BA5F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0.8716</w:t>
            </w:r>
          </w:p>
        </w:tc>
      </w:tr>
      <w:tr w:rsidR="005805EF" w:rsidRPr="004B32D5" w14:paraId="7CC29432"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12BBCF4" w14:textId="77777777" w:rsidR="005805EF" w:rsidRPr="004B32D5" w:rsidRDefault="005805EF" w:rsidP="00967ED6">
            <w:pPr>
              <w:spacing w:after="0"/>
              <w:jc w:val="left"/>
              <w:rPr>
                <w:rFonts w:eastAsia="Times New Roman" w:cs="Times New Roman"/>
                <w:b/>
                <w:bCs/>
                <w:color w:val="000000"/>
                <w:lang w:eastAsia="fr-FR"/>
              </w:rPr>
            </w:pPr>
            <w:r w:rsidRPr="004B32D5">
              <w:rPr>
                <w:rFonts w:eastAsia="Times New Roman" w:cs="Times New Roman"/>
                <w:b/>
                <w:bCs/>
                <w:color w:val="000000"/>
                <w:lang w:eastAsia="fr-FR"/>
              </w:rPr>
              <w:t>XGBoost</w:t>
            </w:r>
          </w:p>
        </w:tc>
        <w:tc>
          <w:tcPr>
            <w:tcW w:w="1400" w:type="dxa"/>
            <w:tcBorders>
              <w:top w:val="nil"/>
              <w:left w:val="nil"/>
              <w:bottom w:val="single" w:sz="4" w:space="0" w:color="FFFFFF"/>
              <w:right w:val="single" w:sz="4" w:space="0" w:color="FFFFFF"/>
            </w:tcBorders>
            <w:shd w:val="clear" w:color="000000" w:fill="DDEBF7"/>
            <w:noWrap/>
            <w:vAlign w:val="bottom"/>
            <w:hideMark/>
          </w:tcPr>
          <w:p w14:paraId="25FC963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0.8538</w:t>
            </w:r>
          </w:p>
        </w:tc>
        <w:tc>
          <w:tcPr>
            <w:tcW w:w="1091" w:type="dxa"/>
            <w:tcBorders>
              <w:top w:val="nil"/>
              <w:left w:val="nil"/>
              <w:bottom w:val="single" w:sz="4" w:space="0" w:color="FFFFFF"/>
              <w:right w:val="single" w:sz="4" w:space="0" w:color="FFFFFF"/>
            </w:tcBorders>
            <w:shd w:val="clear" w:color="000000" w:fill="DDEBF7"/>
            <w:noWrap/>
            <w:vAlign w:val="bottom"/>
            <w:hideMark/>
          </w:tcPr>
          <w:p w14:paraId="661A761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0.5358</w:t>
            </w:r>
          </w:p>
        </w:tc>
        <w:tc>
          <w:tcPr>
            <w:tcW w:w="1462" w:type="dxa"/>
            <w:tcBorders>
              <w:top w:val="nil"/>
              <w:left w:val="nil"/>
              <w:bottom w:val="single" w:sz="4" w:space="0" w:color="FFFFFF"/>
              <w:right w:val="single" w:sz="4" w:space="0" w:color="FFFFFF"/>
            </w:tcBorders>
            <w:shd w:val="clear" w:color="000000" w:fill="DDEBF7"/>
            <w:noWrap/>
            <w:vAlign w:val="bottom"/>
            <w:hideMark/>
          </w:tcPr>
          <w:p w14:paraId="20315B9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0.7400</w:t>
            </w:r>
          </w:p>
        </w:tc>
        <w:tc>
          <w:tcPr>
            <w:tcW w:w="1091" w:type="dxa"/>
            <w:tcBorders>
              <w:top w:val="nil"/>
              <w:left w:val="nil"/>
              <w:bottom w:val="single" w:sz="4" w:space="0" w:color="FFFFFF"/>
              <w:right w:val="single" w:sz="4" w:space="0" w:color="FFFFFF"/>
            </w:tcBorders>
            <w:shd w:val="clear" w:color="000000" w:fill="DDEBF7"/>
            <w:noWrap/>
            <w:vAlign w:val="bottom"/>
            <w:hideMark/>
          </w:tcPr>
          <w:p w14:paraId="2092DC9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0.6216</w:t>
            </w:r>
          </w:p>
        </w:tc>
        <w:tc>
          <w:tcPr>
            <w:tcW w:w="1097" w:type="dxa"/>
            <w:tcBorders>
              <w:top w:val="nil"/>
              <w:left w:val="nil"/>
              <w:bottom w:val="single" w:sz="4" w:space="0" w:color="FFFFFF"/>
              <w:right w:val="single" w:sz="4" w:space="0" w:color="FFFFFF"/>
            </w:tcBorders>
            <w:shd w:val="clear" w:color="000000" w:fill="DDEBF7"/>
            <w:noWrap/>
            <w:vAlign w:val="bottom"/>
            <w:hideMark/>
          </w:tcPr>
          <w:p w14:paraId="3D262E14"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0.8844</w:t>
            </w:r>
          </w:p>
        </w:tc>
      </w:tr>
    </w:tbl>
    <w:p w14:paraId="4FBC47B0" w14:textId="77777777" w:rsidR="005805EF" w:rsidRDefault="005805EF" w:rsidP="005805EF">
      <w:pPr>
        <w:rPr>
          <w:rFonts w:cs="Times New Roman"/>
          <w:color w:val="0F0F0F"/>
        </w:rPr>
      </w:pPr>
    </w:p>
    <w:p w14:paraId="0516F8CB" w14:textId="77777777" w:rsidR="005805EF" w:rsidRPr="00B1564A" w:rsidRDefault="005805EF" w:rsidP="005805EF">
      <w:pPr>
        <w:rPr>
          <w:rFonts w:cs="Times New Roman"/>
          <w:color w:val="0F0F0F"/>
        </w:rPr>
      </w:pPr>
    </w:p>
    <w:p w14:paraId="5D532CA8"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AUC : </w:t>
      </w:r>
      <w:r w:rsidRPr="00B1564A">
        <w:rPr>
          <w:rFonts w:cs="Times New Roman"/>
          <w:color w:val="0F0F0F"/>
        </w:rPr>
        <w:t xml:space="preserve">L'AUC (Area Under the </w:t>
      </w:r>
      <w:proofErr w:type="spellStart"/>
      <w:r w:rsidRPr="00B1564A">
        <w:rPr>
          <w:rFonts w:cs="Times New Roman"/>
          <w:color w:val="0F0F0F"/>
        </w:rPr>
        <w:t>Curve</w:t>
      </w:r>
      <w:proofErr w:type="spellEnd"/>
      <w:r w:rsidRPr="00B1564A">
        <w:rPr>
          <w:rFonts w:cs="Times New Roman"/>
          <w:color w:val="0F0F0F"/>
        </w:rPr>
        <w:t>) est souvent utilisée comme métrique pour évaluer les modèles de classification binaire. Dans ce cas, XGBoost a la valeur d'AUC la plus élevée (0.8844), ce qui indique une performance globale solide pour la classification binaire. Cela suggère que le modèle XGBoost a une bonne capacité à discriminer entre les classes positives et négatives.</w:t>
      </w:r>
    </w:p>
    <w:p w14:paraId="5AE5099D"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XGBoost a également la meilleure accuracy (0.8538), ce qui signifie qu'il a correctement classé une grande proportion des exemples</w:t>
      </w:r>
    </w:p>
    <w:p w14:paraId="1FAEAB0C"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 </w:t>
      </w:r>
      <w:r w:rsidRPr="00B1564A">
        <w:rPr>
          <w:rFonts w:cs="Times New Roman"/>
          <w:color w:val="0F0F0F"/>
        </w:rPr>
        <w:t>XGBoost a le recall le plus élevé, indiquant qu'il a une capacité supérieure à identifier les exemples positifs par rapport aux autres modèles.</w:t>
      </w:r>
    </w:p>
    <w:p w14:paraId="0AE4AB20"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rPr>
        <w:t>Precision</w:t>
      </w:r>
      <w:proofErr w:type="spellEnd"/>
      <w:r w:rsidRPr="00B1564A">
        <w:rPr>
          <w:rFonts w:cs="Times New Roman"/>
        </w:rPr>
        <w:t xml:space="preserve"> : </w:t>
      </w:r>
      <w:proofErr w:type="spellStart"/>
      <w:r w:rsidRPr="00B1564A">
        <w:rPr>
          <w:rFonts w:cs="Times New Roman"/>
          <w:color w:val="0F0F0F"/>
        </w:rPr>
        <w:t>Random</w:t>
      </w:r>
      <w:proofErr w:type="spellEnd"/>
      <w:r w:rsidRPr="00B1564A">
        <w:rPr>
          <w:rFonts w:cs="Times New Roman"/>
          <w:color w:val="0F0F0F"/>
        </w:rPr>
        <w:t xml:space="preserve"> Forest a la </w:t>
      </w:r>
      <w:proofErr w:type="spellStart"/>
      <w:r w:rsidRPr="00B1564A">
        <w:rPr>
          <w:rFonts w:cs="Times New Roman"/>
          <w:color w:val="0F0F0F"/>
        </w:rPr>
        <w:t>precision</w:t>
      </w:r>
      <w:proofErr w:type="spellEnd"/>
      <w:r w:rsidRPr="00B1564A">
        <w:rPr>
          <w:rFonts w:cs="Times New Roman"/>
          <w:color w:val="0F0F0F"/>
        </w:rPr>
        <w:t xml:space="preserve"> la plus élevée, ce qui suggère qu'il a moins de faux positifs par rapport aux autres modèles.</w:t>
      </w:r>
    </w:p>
    <w:p w14:paraId="0185B435"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XGBoost a le F1-score le plus élevé, ce qui est une combinaison équilibrée de </w:t>
      </w:r>
      <w:proofErr w:type="spellStart"/>
      <w:r w:rsidRPr="00B1564A">
        <w:rPr>
          <w:rFonts w:cs="Times New Roman"/>
          <w:color w:val="0F0F0F"/>
        </w:rPr>
        <w:t>recall</w:t>
      </w:r>
      <w:proofErr w:type="spellEnd"/>
      <w:r w:rsidRPr="00B1564A">
        <w:rPr>
          <w:rFonts w:cs="Times New Roman"/>
          <w:color w:val="0F0F0F"/>
        </w:rPr>
        <w:t xml:space="preserve"> et </w:t>
      </w:r>
      <w:proofErr w:type="spellStart"/>
      <w:r w:rsidRPr="00B1564A">
        <w:rPr>
          <w:rFonts w:cs="Times New Roman"/>
          <w:color w:val="0F0F0F"/>
        </w:rPr>
        <w:t>precision</w:t>
      </w:r>
      <w:proofErr w:type="spellEnd"/>
    </w:p>
    <w:p w14:paraId="015F16F8" w14:textId="2410B604" w:rsidR="005805EF" w:rsidRPr="00B1564A" w:rsidRDefault="005805EF" w:rsidP="005805EF">
      <w:pPr>
        <w:rPr>
          <w:rFonts w:cs="Times New Roman"/>
        </w:rPr>
      </w:pPr>
    </w:p>
    <w:p w14:paraId="3800E709" w14:textId="77777777" w:rsidR="005805EF" w:rsidRDefault="005805EF" w:rsidP="005805EF">
      <w:pPr>
        <w:rPr>
          <w:rFonts w:cs="Times New Roman"/>
        </w:rPr>
      </w:pPr>
    </w:p>
    <w:p w14:paraId="15AC196D" w14:textId="31FE6CB6" w:rsidR="005805EF" w:rsidRPr="00B1564A" w:rsidRDefault="005A5204" w:rsidP="005805EF">
      <w:pPr>
        <w:jc w:val="center"/>
        <w:rPr>
          <w:rFonts w:cs="Times New Roman"/>
        </w:rPr>
      </w:pPr>
      <w:r>
        <w:rPr>
          <w:rFonts w:cs="Times New Roman"/>
          <w:noProof/>
          <w:lang w:eastAsia="fr-FR"/>
        </w:rPr>
        <w:lastRenderedPageBreak/>
        <w:drawing>
          <wp:inline distT="0" distB="0" distL="0" distR="0" wp14:anchorId="089D536B" wp14:editId="1695E66C">
            <wp:extent cx="3600000" cy="2700000"/>
            <wp:effectExtent l="0" t="0" r="0" b="5715"/>
            <wp:docPr id="93" name="Image 93"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 capture d’écran, ligne, diagramme&#10;&#10;Description générée automatiquement"/>
                    <pic:cNvPicPr/>
                  </pic:nvPicPr>
                  <pic:blipFill>
                    <a:blip r:embed="rId16"/>
                    <a:stretch>
                      <a:fillRect/>
                    </a:stretch>
                  </pic:blipFill>
                  <pic:spPr>
                    <a:xfrm>
                      <a:off x="0" y="0"/>
                      <a:ext cx="3600000" cy="2700000"/>
                    </a:xfrm>
                    <a:prstGeom prst="rect">
                      <a:avLst/>
                    </a:prstGeom>
                  </pic:spPr>
                </pic:pic>
              </a:graphicData>
            </a:graphic>
          </wp:inline>
        </w:drawing>
      </w:r>
    </w:p>
    <w:p w14:paraId="2C1E7F9D" w14:textId="77777777" w:rsidR="005805EF" w:rsidRDefault="005805EF" w:rsidP="00984F2A"/>
    <w:p w14:paraId="7BFC78B2" w14:textId="6555462D" w:rsidR="00984F2A" w:rsidRDefault="00967ED6" w:rsidP="00967ED6">
      <w:pPr>
        <w:pStyle w:val="Titre4"/>
      </w:pPr>
      <w:r>
        <w:t xml:space="preserve">Comparaison avec des modélisations </w:t>
      </w:r>
      <w:r w:rsidR="00D50669">
        <w:t xml:space="preserve">par lieu </w:t>
      </w:r>
      <w:r>
        <w:t>et par zone climatique</w:t>
      </w:r>
    </w:p>
    <w:p w14:paraId="48D96F2E" w14:textId="48790FCE" w:rsidR="00984F2A" w:rsidRDefault="00967ED6" w:rsidP="00984F2A">
      <w:pPr>
        <w:rPr>
          <w:rFonts w:cs="Times New Roman"/>
          <w:color w:val="0F0F0F"/>
        </w:rPr>
      </w:pPr>
      <w:r w:rsidRPr="00B1564A">
        <w:rPr>
          <w:rFonts w:cs="Times New Roman"/>
        </w:rPr>
        <w:t xml:space="preserve">Les résultats </w:t>
      </w:r>
      <w:r>
        <w:rPr>
          <w:rFonts w:cs="Times New Roman"/>
        </w:rPr>
        <w:t xml:space="preserve">précédents </w:t>
      </w:r>
      <w:r w:rsidRPr="00B1564A">
        <w:rPr>
          <w:rFonts w:cs="Times New Roman"/>
          <w:color w:val="0F0F0F"/>
        </w:rPr>
        <w:t xml:space="preserve">suggèrent que XGBoost est le modèle qui offre la meilleure performance globale, en particulier en termes d'AUC, </w:t>
      </w:r>
      <w:proofErr w:type="spellStart"/>
      <w:r w:rsidRPr="00B1564A">
        <w:rPr>
          <w:rFonts w:cs="Times New Roman"/>
          <w:color w:val="0F0F0F"/>
        </w:rPr>
        <w:t>accuracy</w:t>
      </w:r>
      <w:proofErr w:type="spellEnd"/>
      <w:r w:rsidRPr="00B1564A">
        <w:rPr>
          <w:rFonts w:cs="Times New Roman"/>
          <w:color w:val="0F0F0F"/>
        </w:rPr>
        <w:t xml:space="preserve">, </w:t>
      </w:r>
      <w:proofErr w:type="spellStart"/>
      <w:r w:rsidRPr="00B1564A">
        <w:rPr>
          <w:rFonts w:cs="Times New Roman"/>
          <w:color w:val="0F0F0F"/>
        </w:rPr>
        <w:t>recall</w:t>
      </w:r>
      <w:proofErr w:type="spellEnd"/>
      <w:r w:rsidRPr="00B1564A">
        <w:rPr>
          <w:rFonts w:cs="Times New Roman"/>
          <w:color w:val="0F0F0F"/>
        </w:rPr>
        <w:t xml:space="preserve">, </w:t>
      </w:r>
      <w:proofErr w:type="spellStart"/>
      <w:r w:rsidRPr="00B1564A">
        <w:rPr>
          <w:rFonts w:cs="Times New Roman"/>
          <w:color w:val="0F0F0F"/>
        </w:rPr>
        <w:t>precision</w:t>
      </w:r>
      <w:proofErr w:type="spellEnd"/>
      <w:r w:rsidRPr="00B1564A">
        <w:rPr>
          <w:rFonts w:cs="Times New Roman"/>
          <w:color w:val="0F0F0F"/>
        </w:rPr>
        <w:t xml:space="preserve"> et F1-score.</w:t>
      </w:r>
      <w:r>
        <w:rPr>
          <w:rFonts w:cs="Times New Roman"/>
          <w:color w:val="0F0F0F"/>
        </w:rPr>
        <w:t xml:space="preserve"> Ces modélisations ont été réalisées avec l’ensemble des données du </w:t>
      </w:r>
      <w:proofErr w:type="spellStart"/>
      <w:r>
        <w:rPr>
          <w:rFonts w:cs="Times New Roman"/>
          <w:color w:val="0F0F0F"/>
        </w:rPr>
        <w:t>dataset</w:t>
      </w:r>
      <w:proofErr w:type="spellEnd"/>
      <w:r>
        <w:rPr>
          <w:rFonts w:cs="Times New Roman"/>
          <w:color w:val="0F0F0F"/>
        </w:rPr>
        <w:t xml:space="preserve">. Comparons maintenant les performances </w:t>
      </w:r>
      <w:r w:rsidR="004D2148">
        <w:rPr>
          <w:rFonts w:cs="Times New Roman"/>
          <w:color w:val="0F0F0F"/>
        </w:rPr>
        <w:t>d</w:t>
      </w:r>
      <w:r w:rsidR="00A22471">
        <w:rPr>
          <w:rFonts w:cs="Times New Roman"/>
          <w:color w:val="0F0F0F"/>
        </w:rPr>
        <w:t>’</w:t>
      </w:r>
      <w:r w:rsidR="004D2148">
        <w:rPr>
          <w:rFonts w:cs="Times New Roman"/>
          <w:color w:val="0F0F0F"/>
        </w:rPr>
        <w:t>u</w:t>
      </w:r>
      <w:r w:rsidR="00A22471">
        <w:rPr>
          <w:rFonts w:cs="Times New Roman"/>
          <w:color w:val="0F0F0F"/>
        </w:rPr>
        <w:t>n</w:t>
      </w:r>
      <w:r w:rsidR="004D2148">
        <w:rPr>
          <w:rFonts w:cs="Times New Roman"/>
          <w:color w:val="0F0F0F"/>
        </w:rPr>
        <w:t xml:space="preserve"> XGBoost entraîné en optimisant l’AUC-ROC </w:t>
      </w:r>
      <w:r w:rsidR="00A22471">
        <w:rPr>
          <w:rFonts w:cs="Times New Roman"/>
          <w:color w:val="0F0F0F"/>
        </w:rPr>
        <w:t xml:space="preserve">sur l’ensemble du jeu de données </w:t>
      </w:r>
      <w:r>
        <w:rPr>
          <w:rFonts w:cs="Times New Roman"/>
          <w:color w:val="0F0F0F"/>
        </w:rPr>
        <w:t xml:space="preserve">avec des modélisations ciblant chaque station météo d’une part (filtrage par la variable </w:t>
      </w:r>
      <w:r w:rsidRPr="00A82188">
        <w:rPr>
          <w:rFonts w:cs="Times New Roman"/>
          <w:i/>
          <w:iCs/>
          <w:color w:val="0F0F0F"/>
          <w:rPrChange w:id="48" w:author="Quyen THIEU" w:date="2023-11-28T14:05:00Z">
            <w:rPr>
              <w:rFonts w:cs="Times New Roman"/>
              <w:color w:val="0F0F0F"/>
            </w:rPr>
          </w:rPrChange>
        </w:rPr>
        <w:t>Location</w:t>
      </w:r>
      <w:r>
        <w:rPr>
          <w:rFonts w:cs="Times New Roman"/>
          <w:color w:val="0F0F0F"/>
        </w:rPr>
        <w:t xml:space="preserve">), et chaque zone climatique d’autre part (filtrage via la variable Climat issue de la </w:t>
      </w:r>
      <w:proofErr w:type="spellStart"/>
      <w:r>
        <w:rPr>
          <w:rFonts w:cs="Times New Roman"/>
          <w:color w:val="0F0F0F"/>
        </w:rPr>
        <w:t>clusterisation</w:t>
      </w:r>
      <w:proofErr w:type="spellEnd"/>
      <w:r>
        <w:rPr>
          <w:rFonts w:cs="Times New Roman"/>
          <w:color w:val="0F0F0F"/>
        </w:rPr>
        <w:t>).</w:t>
      </w:r>
      <w:r w:rsidR="004D2148">
        <w:rPr>
          <w:rFonts w:cs="Times New Roman"/>
          <w:color w:val="0F0F0F"/>
        </w:rPr>
        <w:t xml:space="preserve"> </w:t>
      </w:r>
      <w:r w:rsidR="00A354F9">
        <w:rPr>
          <w:rFonts w:cs="Times New Roman"/>
          <w:color w:val="0F0F0F"/>
        </w:rPr>
        <w:t>L</w:t>
      </w:r>
      <w:r w:rsidR="004D2148">
        <w:rPr>
          <w:rFonts w:cs="Times New Roman"/>
          <w:color w:val="0F0F0F"/>
        </w:rPr>
        <w:t>e tableau ci-après indiquera donc les performances moyenne</w:t>
      </w:r>
      <w:ins w:id="49" w:author="Quyen THIEU" w:date="2023-11-28T14:05:00Z">
        <w:r w:rsidR="00A82188">
          <w:rPr>
            <w:rFonts w:cs="Times New Roman"/>
            <w:color w:val="0F0F0F"/>
          </w:rPr>
          <w:t>s</w:t>
        </w:r>
      </w:ins>
      <w:r w:rsidR="004D2148">
        <w:rPr>
          <w:rFonts w:cs="Times New Roman"/>
          <w:color w:val="0F0F0F"/>
        </w:rPr>
        <w:t xml:space="preserve"> de chaque approche ainsi que le modèle offrant les scores les plus intéressant</w:t>
      </w:r>
      <w:r w:rsidR="00A354F9">
        <w:rPr>
          <w:rFonts w:cs="Times New Roman"/>
          <w:color w:val="0F0F0F"/>
        </w:rPr>
        <w:t>s</w:t>
      </w:r>
      <w:r w:rsidR="004D2148">
        <w:rPr>
          <w:rFonts w:cs="Times New Roman"/>
          <w:color w:val="0F0F0F"/>
        </w:rPr>
        <w:t xml:space="preserve"> pour une </w:t>
      </w:r>
      <w:r w:rsidR="004D2148" w:rsidRPr="00A82188">
        <w:rPr>
          <w:rFonts w:cs="Times New Roman"/>
          <w:i/>
          <w:iCs/>
          <w:color w:val="0F0F0F"/>
          <w:rPrChange w:id="50" w:author="Quyen THIEU" w:date="2023-11-28T14:05:00Z">
            <w:rPr>
              <w:rFonts w:cs="Times New Roman"/>
              <w:color w:val="0F0F0F"/>
            </w:rPr>
          </w:rPrChange>
        </w:rPr>
        <w:t>Location</w:t>
      </w:r>
      <w:r w:rsidR="004D2148">
        <w:rPr>
          <w:rFonts w:cs="Times New Roman"/>
          <w:color w:val="0F0F0F"/>
        </w:rPr>
        <w:t xml:space="preserve"> donnée et pour une zone climatique donnée.</w:t>
      </w:r>
    </w:p>
    <w:p w14:paraId="0F4E62C6" w14:textId="538FB607" w:rsidR="00967ED6" w:rsidRDefault="00967ED6" w:rsidP="00984F2A">
      <w:pPr>
        <w:rPr>
          <w:rFonts w:cs="Times New Roman"/>
          <w:color w:val="0F0F0F"/>
        </w:rPr>
      </w:pPr>
    </w:p>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967ED6" w:rsidRPr="004B32D5" w14:paraId="709A29F6" w14:textId="77777777" w:rsidTr="00967ED6">
        <w:trPr>
          <w:trHeight w:val="380"/>
        </w:trPr>
        <w:tc>
          <w:tcPr>
            <w:tcW w:w="8781" w:type="dxa"/>
            <w:gridSpan w:val="6"/>
            <w:tcBorders>
              <w:top w:val="nil"/>
              <w:left w:val="nil"/>
              <w:bottom w:val="nil"/>
              <w:right w:val="nil"/>
            </w:tcBorders>
            <w:shd w:val="clear" w:color="000000" w:fill="A9D08E"/>
            <w:noWrap/>
            <w:vAlign w:val="bottom"/>
            <w:hideMark/>
          </w:tcPr>
          <w:p w14:paraId="7266E633" w14:textId="418054A0" w:rsidR="00967ED6" w:rsidRPr="004B32D5" w:rsidRDefault="00967ED6" w:rsidP="00967ED6">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Comparaison des XGBoost selon le périmètre de modélisation</w:t>
            </w:r>
          </w:p>
        </w:tc>
      </w:tr>
      <w:tr w:rsidR="00967ED6" w:rsidRPr="004B32D5" w14:paraId="5B6A30D9" w14:textId="77777777" w:rsidTr="00967ED6">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6548B0E2"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30B6CB4F"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FA25D2E"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42DD927D" w14:textId="77777777" w:rsidR="00967ED6" w:rsidRPr="004B32D5" w:rsidRDefault="00967ED6"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4949AB16"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2A35577D" w14:textId="77777777" w:rsidR="00967ED6" w:rsidRPr="004B32D5" w:rsidRDefault="00967ED6"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967ED6" w:rsidRPr="004B32D5" w14:paraId="454DB3EE"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13E0D7E4" w14:textId="116D8B7A" w:rsidR="00967ED6" w:rsidRPr="004B32D5" w:rsidRDefault="00967ED6" w:rsidP="00967ED6">
            <w:pPr>
              <w:spacing w:after="0"/>
              <w:jc w:val="left"/>
              <w:rPr>
                <w:rFonts w:eastAsia="Times New Roman" w:cs="Times New Roman"/>
                <w:color w:val="000000"/>
                <w:lang w:eastAsia="fr-FR"/>
              </w:rPr>
            </w:pPr>
            <w:r>
              <w:rPr>
                <w:rFonts w:eastAsia="Times New Roman" w:cs="Times New Roman"/>
                <w:color w:val="000000"/>
                <w:lang w:eastAsia="fr-FR"/>
              </w:rPr>
              <w:t>Macro</w:t>
            </w:r>
          </w:p>
        </w:tc>
        <w:tc>
          <w:tcPr>
            <w:tcW w:w="1400" w:type="dxa"/>
            <w:tcBorders>
              <w:top w:val="nil"/>
              <w:left w:val="nil"/>
              <w:bottom w:val="single" w:sz="4" w:space="0" w:color="FFFFFF"/>
              <w:right w:val="single" w:sz="4" w:space="0" w:color="FFFFFF"/>
            </w:tcBorders>
            <w:shd w:val="clear" w:color="000000" w:fill="DDEBF7"/>
            <w:noWrap/>
            <w:vAlign w:val="bottom"/>
            <w:hideMark/>
          </w:tcPr>
          <w:p w14:paraId="33C6FE40" w14:textId="7687B004"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0.8538</w:t>
            </w:r>
          </w:p>
        </w:tc>
        <w:tc>
          <w:tcPr>
            <w:tcW w:w="1091" w:type="dxa"/>
            <w:tcBorders>
              <w:top w:val="nil"/>
              <w:left w:val="nil"/>
              <w:bottom w:val="single" w:sz="4" w:space="0" w:color="FFFFFF"/>
              <w:right w:val="single" w:sz="4" w:space="0" w:color="FFFFFF"/>
            </w:tcBorders>
            <w:shd w:val="clear" w:color="000000" w:fill="DDEBF7"/>
            <w:noWrap/>
            <w:vAlign w:val="bottom"/>
            <w:hideMark/>
          </w:tcPr>
          <w:p w14:paraId="7414AE78" w14:textId="023CF8A9"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0.5358</w:t>
            </w:r>
          </w:p>
        </w:tc>
        <w:tc>
          <w:tcPr>
            <w:tcW w:w="1462" w:type="dxa"/>
            <w:tcBorders>
              <w:top w:val="nil"/>
              <w:left w:val="nil"/>
              <w:bottom w:val="single" w:sz="4" w:space="0" w:color="FFFFFF"/>
              <w:right w:val="single" w:sz="4" w:space="0" w:color="FFFFFF"/>
            </w:tcBorders>
            <w:shd w:val="clear" w:color="000000" w:fill="DDEBF7"/>
            <w:noWrap/>
            <w:vAlign w:val="bottom"/>
            <w:hideMark/>
          </w:tcPr>
          <w:p w14:paraId="58762DE6" w14:textId="69748736"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0.7400</w:t>
            </w:r>
          </w:p>
        </w:tc>
        <w:tc>
          <w:tcPr>
            <w:tcW w:w="1091" w:type="dxa"/>
            <w:tcBorders>
              <w:top w:val="nil"/>
              <w:left w:val="nil"/>
              <w:bottom w:val="single" w:sz="4" w:space="0" w:color="FFFFFF"/>
              <w:right w:val="single" w:sz="4" w:space="0" w:color="FFFFFF"/>
            </w:tcBorders>
            <w:shd w:val="clear" w:color="000000" w:fill="DDEBF7"/>
            <w:noWrap/>
            <w:vAlign w:val="bottom"/>
            <w:hideMark/>
          </w:tcPr>
          <w:p w14:paraId="48CBB795" w14:textId="1CA88F29"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0.6216</w:t>
            </w:r>
          </w:p>
        </w:tc>
        <w:tc>
          <w:tcPr>
            <w:tcW w:w="1097" w:type="dxa"/>
            <w:tcBorders>
              <w:top w:val="nil"/>
              <w:left w:val="nil"/>
              <w:bottom w:val="single" w:sz="4" w:space="0" w:color="FFFFFF"/>
              <w:right w:val="single" w:sz="4" w:space="0" w:color="FFFFFF"/>
            </w:tcBorders>
            <w:shd w:val="clear" w:color="000000" w:fill="DDEBF7"/>
            <w:noWrap/>
            <w:vAlign w:val="bottom"/>
            <w:hideMark/>
          </w:tcPr>
          <w:p w14:paraId="4A4E9F9A" w14:textId="5F2B55FA" w:rsidR="00967ED6" w:rsidRPr="00DA0D5D" w:rsidRDefault="00967ED6" w:rsidP="00967ED6">
            <w:pPr>
              <w:spacing w:after="0"/>
              <w:jc w:val="right"/>
              <w:rPr>
                <w:rFonts w:eastAsia="Times New Roman" w:cs="Times New Roman"/>
                <w:color w:val="000000"/>
                <w:lang w:eastAsia="fr-FR"/>
              </w:rPr>
            </w:pPr>
            <w:r w:rsidRPr="00DA0D5D">
              <w:rPr>
                <w:rFonts w:eastAsia="Times New Roman" w:cs="Times New Roman"/>
                <w:bCs/>
                <w:color w:val="000000"/>
                <w:lang w:eastAsia="fr-FR"/>
              </w:rPr>
              <w:t>0.8844</w:t>
            </w:r>
          </w:p>
        </w:tc>
      </w:tr>
      <w:tr w:rsidR="00F510D3" w:rsidRPr="004B32D5" w14:paraId="618531DE"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2EBB9583" w14:textId="0B02FC5C" w:rsidR="00F510D3" w:rsidRDefault="00F510D3" w:rsidP="00623A4E">
            <w:pPr>
              <w:spacing w:after="0"/>
              <w:jc w:val="left"/>
              <w:rPr>
                <w:rFonts w:eastAsia="Times New Roman" w:cs="Times New Roman"/>
                <w:color w:val="000000"/>
                <w:lang w:eastAsia="fr-FR"/>
              </w:rPr>
            </w:pPr>
            <w:r>
              <w:rPr>
                <w:rFonts w:eastAsia="Times New Roman" w:cs="Times New Roman"/>
                <w:color w:val="000000"/>
                <w:lang w:eastAsia="fr-FR"/>
              </w:rPr>
              <w:t>Macro (</w:t>
            </w:r>
            <w:proofErr w:type="spellStart"/>
            <w:r>
              <w:rPr>
                <w:rFonts w:eastAsia="Times New Roman" w:cs="Times New Roman"/>
                <w:color w:val="000000"/>
                <w:lang w:eastAsia="fr-FR"/>
              </w:rPr>
              <w:t>sophie</w:t>
            </w:r>
            <w:proofErr w:type="spellEnd"/>
            <w:r>
              <w:rPr>
                <w:rFonts w:eastAsia="Times New Roman" w:cs="Times New Roman"/>
                <w:color w:val="000000"/>
                <w:lang w:eastAsia="fr-FR"/>
              </w:rPr>
              <w:t>)</w:t>
            </w:r>
          </w:p>
        </w:tc>
        <w:tc>
          <w:tcPr>
            <w:tcW w:w="1400" w:type="dxa"/>
            <w:tcBorders>
              <w:top w:val="nil"/>
              <w:left w:val="nil"/>
              <w:bottom w:val="single" w:sz="4" w:space="0" w:color="FFFFFF"/>
              <w:right w:val="single" w:sz="4" w:space="0" w:color="FFFFFF"/>
            </w:tcBorders>
            <w:shd w:val="clear" w:color="000000" w:fill="DDEBF7"/>
            <w:noWrap/>
            <w:vAlign w:val="bottom"/>
          </w:tcPr>
          <w:p w14:paraId="6D6391C9" w14:textId="0352CC6E"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0.8658</w:t>
            </w:r>
          </w:p>
        </w:tc>
        <w:tc>
          <w:tcPr>
            <w:tcW w:w="1091" w:type="dxa"/>
            <w:tcBorders>
              <w:top w:val="nil"/>
              <w:left w:val="nil"/>
              <w:bottom w:val="single" w:sz="4" w:space="0" w:color="FFFFFF"/>
              <w:right w:val="single" w:sz="4" w:space="0" w:color="FFFFFF"/>
            </w:tcBorders>
            <w:shd w:val="clear" w:color="000000" w:fill="DDEBF7"/>
            <w:noWrap/>
            <w:vAlign w:val="bottom"/>
          </w:tcPr>
          <w:p w14:paraId="1FDCCC00" w14:textId="377B79F4"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0.5585</w:t>
            </w:r>
          </w:p>
        </w:tc>
        <w:tc>
          <w:tcPr>
            <w:tcW w:w="1462" w:type="dxa"/>
            <w:tcBorders>
              <w:top w:val="nil"/>
              <w:left w:val="nil"/>
              <w:bottom w:val="single" w:sz="4" w:space="0" w:color="FFFFFF"/>
              <w:right w:val="single" w:sz="4" w:space="0" w:color="FFFFFF"/>
            </w:tcBorders>
            <w:shd w:val="clear" w:color="000000" w:fill="DDEBF7"/>
            <w:noWrap/>
            <w:vAlign w:val="bottom"/>
          </w:tcPr>
          <w:p w14:paraId="748AD8C4" w14:textId="4F1EB9FD"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0.7635</w:t>
            </w:r>
          </w:p>
        </w:tc>
        <w:tc>
          <w:tcPr>
            <w:tcW w:w="1091" w:type="dxa"/>
            <w:tcBorders>
              <w:top w:val="nil"/>
              <w:left w:val="nil"/>
              <w:bottom w:val="single" w:sz="4" w:space="0" w:color="FFFFFF"/>
              <w:right w:val="single" w:sz="4" w:space="0" w:color="FFFFFF"/>
            </w:tcBorders>
            <w:shd w:val="clear" w:color="000000" w:fill="DDEBF7"/>
            <w:noWrap/>
            <w:vAlign w:val="bottom"/>
          </w:tcPr>
          <w:p w14:paraId="0DAABCF6" w14:textId="59075D84"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0.6451</w:t>
            </w:r>
          </w:p>
        </w:tc>
        <w:tc>
          <w:tcPr>
            <w:tcW w:w="1097" w:type="dxa"/>
            <w:tcBorders>
              <w:top w:val="nil"/>
              <w:left w:val="nil"/>
              <w:bottom w:val="single" w:sz="4" w:space="0" w:color="FFFFFF"/>
              <w:right w:val="single" w:sz="4" w:space="0" w:color="FFFFFF"/>
            </w:tcBorders>
            <w:shd w:val="clear" w:color="000000" w:fill="DDEBF7"/>
            <w:noWrap/>
            <w:vAlign w:val="bottom"/>
          </w:tcPr>
          <w:p w14:paraId="6A1FD041" w14:textId="0B5EF141" w:rsidR="00F510D3" w:rsidRDefault="00F510D3" w:rsidP="00F510D3">
            <w:pPr>
              <w:spacing w:after="0"/>
              <w:jc w:val="right"/>
              <w:rPr>
                <w:rFonts w:eastAsia="Times New Roman" w:cs="Times New Roman"/>
                <w:b/>
                <w:bCs/>
                <w:color w:val="000000"/>
                <w:lang w:eastAsia="fr-FR"/>
              </w:rPr>
            </w:pPr>
            <w:r w:rsidRPr="00734F1A">
              <w:rPr>
                <w:rFonts w:eastAsia="Times New Roman" w:cs="Times New Roman"/>
                <w:bCs/>
                <w:color w:val="000000"/>
                <w:lang w:eastAsia="fr-FR"/>
              </w:rPr>
              <w:t>0.8</w:t>
            </w:r>
            <w:r>
              <w:rPr>
                <w:rFonts w:eastAsia="Times New Roman" w:cs="Times New Roman"/>
                <w:bCs/>
                <w:color w:val="000000"/>
                <w:lang w:eastAsia="fr-FR"/>
              </w:rPr>
              <w:t>976</w:t>
            </w:r>
          </w:p>
        </w:tc>
      </w:tr>
      <w:tr w:rsidR="009B6690" w:rsidRPr="004B32D5" w14:paraId="68F013AA"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0FC9B42" w14:textId="1481DBB4" w:rsidR="009B6690" w:rsidRPr="004B32D5" w:rsidRDefault="009B6690" w:rsidP="009B6690">
            <w:pPr>
              <w:spacing w:after="0"/>
              <w:jc w:val="left"/>
              <w:rPr>
                <w:rFonts w:eastAsia="Times New Roman" w:cs="Times New Roman"/>
                <w:color w:val="000000"/>
                <w:lang w:eastAsia="fr-FR"/>
              </w:rPr>
            </w:pPr>
            <w:r>
              <w:rPr>
                <w:rFonts w:eastAsia="Times New Roman" w:cs="Times New Roman"/>
                <w:color w:val="000000"/>
                <w:lang w:eastAsia="fr-FR"/>
              </w:rPr>
              <w:t>Micro (moyenne)</w:t>
            </w:r>
          </w:p>
        </w:tc>
        <w:tc>
          <w:tcPr>
            <w:tcW w:w="1400" w:type="dxa"/>
            <w:tcBorders>
              <w:top w:val="nil"/>
              <w:left w:val="nil"/>
              <w:bottom w:val="single" w:sz="4" w:space="0" w:color="FFFFFF"/>
              <w:right w:val="single" w:sz="4" w:space="0" w:color="FFFFFF"/>
            </w:tcBorders>
            <w:shd w:val="clear" w:color="000000" w:fill="DDEBF7"/>
            <w:noWrap/>
            <w:vAlign w:val="bottom"/>
          </w:tcPr>
          <w:p w14:paraId="05DD1F1A" w14:textId="2BED7228"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0.8437</w:t>
            </w:r>
          </w:p>
        </w:tc>
        <w:tc>
          <w:tcPr>
            <w:tcW w:w="1091" w:type="dxa"/>
            <w:tcBorders>
              <w:top w:val="nil"/>
              <w:left w:val="nil"/>
              <w:bottom w:val="single" w:sz="4" w:space="0" w:color="FFFFFF"/>
              <w:right w:val="single" w:sz="4" w:space="0" w:color="FFFFFF"/>
            </w:tcBorders>
            <w:shd w:val="clear" w:color="000000" w:fill="DDEBF7"/>
            <w:noWrap/>
            <w:vAlign w:val="bottom"/>
          </w:tcPr>
          <w:p w14:paraId="0EFEE00C" w14:textId="262059EB"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0.3287</w:t>
            </w:r>
          </w:p>
        </w:tc>
        <w:tc>
          <w:tcPr>
            <w:tcW w:w="1462" w:type="dxa"/>
            <w:tcBorders>
              <w:top w:val="nil"/>
              <w:left w:val="nil"/>
              <w:bottom w:val="single" w:sz="4" w:space="0" w:color="FFFFFF"/>
              <w:right w:val="single" w:sz="4" w:space="0" w:color="FFFFFF"/>
            </w:tcBorders>
            <w:shd w:val="clear" w:color="000000" w:fill="DDEBF7"/>
            <w:noWrap/>
            <w:vAlign w:val="bottom"/>
          </w:tcPr>
          <w:p w14:paraId="62E5D74B" w14:textId="32CB834D"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0.8378</w:t>
            </w:r>
          </w:p>
        </w:tc>
        <w:tc>
          <w:tcPr>
            <w:tcW w:w="1091" w:type="dxa"/>
            <w:tcBorders>
              <w:top w:val="nil"/>
              <w:left w:val="nil"/>
              <w:bottom w:val="single" w:sz="4" w:space="0" w:color="FFFFFF"/>
              <w:right w:val="single" w:sz="4" w:space="0" w:color="FFFFFF"/>
            </w:tcBorders>
            <w:shd w:val="clear" w:color="000000" w:fill="DDEBF7"/>
            <w:noWrap/>
            <w:vAlign w:val="bottom"/>
          </w:tcPr>
          <w:p w14:paraId="26813529" w14:textId="2B2B6182"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0.4626</w:t>
            </w:r>
          </w:p>
        </w:tc>
        <w:tc>
          <w:tcPr>
            <w:tcW w:w="1097" w:type="dxa"/>
            <w:tcBorders>
              <w:top w:val="nil"/>
              <w:left w:val="nil"/>
              <w:bottom w:val="single" w:sz="4" w:space="0" w:color="FFFFFF"/>
              <w:right w:val="single" w:sz="4" w:space="0" w:color="FFFFFF"/>
            </w:tcBorders>
            <w:shd w:val="clear" w:color="000000" w:fill="DDEBF7"/>
            <w:noWrap/>
            <w:vAlign w:val="bottom"/>
          </w:tcPr>
          <w:p w14:paraId="45E1225D" w14:textId="0D066C89"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0.8555</w:t>
            </w:r>
          </w:p>
        </w:tc>
      </w:tr>
      <w:tr w:rsidR="009B6690" w:rsidRPr="004B32D5" w14:paraId="0FE2E931"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D2F3E57" w14:textId="70CAB367" w:rsidR="009B6690" w:rsidRPr="004B32D5" w:rsidRDefault="009B6690" w:rsidP="009928CB">
            <w:pPr>
              <w:spacing w:after="0"/>
              <w:jc w:val="left"/>
              <w:rPr>
                <w:rFonts w:eastAsia="Times New Roman" w:cs="Times New Roman"/>
                <w:color w:val="000000"/>
                <w:lang w:eastAsia="fr-FR"/>
              </w:rPr>
            </w:pPr>
            <w:r>
              <w:rPr>
                <w:rFonts w:eastAsia="Times New Roman" w:cs="Times New Roman"/>
                <w:color w:val="000000"/>
                <w:lang w:eastAsia="fr-FR"/>
              </w:rPr>
              <w:t>Micro (meilleur</w:t>
            </w:r>
            <w:r w:rsidR="00A354F9">
              <w:rPr>
                <w:rFonts w:eastAsia="Times New Roman" w:cs="Times New Roman"/>
                <w:color w:val="000000"/>
                <w:lang w:eastAsia="fr-FR"/>
              </w:rPr>
              <w:t xml:space="preserve"> : </w:t>
            </w:r>
            <w:r w:rsidR="009928CB">
              <w:rPr>
                <w:rFonts w:eastAsia="Times New Roman" w:cs="Times New Roman"/>
                <w:color w:val="000000"/>
                <w:lang w:eastAsia="fr-FR"/>
              </w:rPr>
              <w:t>Uluru</w:t>
            </w:r>
            <w:r>
              <w:rPr>
                <w:rFonts w:eastAsia="Times New Roman" w:cs="Times New Roman"/>
                <w:color w:val="000000"/>
                <w:lang w:eastAsia="fr-FR"/>
              </w:rPr>
              <w:t>)</w:t>
            </w:r>
          </w:p>
        </w:tc>
        <w:tc>
          <w:tcPr>
            <w:tcW w:w="1400" w:type="dxa"/>
            <w:tcBorders>
              <w:top w:val="nil"/>
              <w:left w:val="nil"/>
              <w:bottom w:val="single" w:sz="4" w:space="0" w:color="FFFFFF"/>
              <w:right w:val="single" w:sz="4" w:space="0" w:color="FFFFFF"/>
            </w:tcBorders>
            <w:shd w:val="clear" w:color="000000" w:fill="DDEBF7"/>
            <w:noWrap/>
            <w:vAlign w:val="bottom"/>
          </w:tcPr>
          <w:p w14:paraId="78778AC9" w14:textId="76D6319A" w:rsidR="009B6690" w:rsidRPr="004B32D5" w:rsidRDefault="00BE540A" w:rsidP="00BE540A">
            <w:pPr>
              <w:spacing w:after="0"/>
              <w:jc w:val="right"/>
              <w:rPr>
                <w:rFonts w:eastAsia="Times New Roman" w:cs="Times New Roman"/>
                <w:color w:val="000000"/>
                <w:lang w:eastAsia="fr-FR"/>
              </w:rPr>
            </w:pPr>
            <w:r>
              <w:rPr>
                <w:rFonts w:eastAsia="Times New Roman" w:cs="Times New Roman"/>
                <w:color w:val="000000"/>
                <w:lang w:eastAsia="fr-FR"/>
              </w:rPr>
              <w:t>0.9635</w:t>
            </w:r>
          </w:p>
        </w:tc>
        <w:tc>
          <w:tcPr>
            <w:tcW w:w="1091" w:type="dxa"/>
            <w:tcBorders>
              <w:top w:val="nil"/>
              <w:left w:val="nil"/>
              <w:bottom w:val="single" w:sz="4" w:space="0" w:color="FFFFFF"/>
              <w:right w:val="single" w:sz="4" w:space="0" w:color="FFFFFF"/>
            </w:tcBorders>
            <w:shd w:val="clear" w:color="000000" w:fill="DDEBF7"/>
            <w:noWrap/>
            <w:vAlign w:val="bottom"/>
          </w:tcPr>
          <w:p w14:paraId="1D14328A" w14:textId="6C12D292" w:rsidR="009B6690" w:rsidRPr="004B32D5" w:rsidRDefault="00BE540A" w:rsidP="00BE540A">
            <w:pPr>
              <w:spacing w:after="0"/>
              <w:jc w:val="right"/>
              <w:rPr>
                <w:rFonts w:eastAsia="Times New Roman" w:cs="Times New Roman"/>
                <w:color w:val="000000"/>
                <w:lang w:eastAsia="fr-FR"/>
              </w:rPr>
            </w:pPr>
            <w:r>
              <w:rPr>
                <w:rFonts w:eastAsia="Times New Roman" w:cs="Times New Roman"/>
                <w:color w:val="000000"/>
                <w:lang w:eastAsia="fr-FR"/>
              </w:rPr>
              <w:t>0.3125</w:t>
            </w:r>
          </w:p>
        </w:tc>
        <w:tc>
          <w:tcPr>
            <w:tcW w:w="1462" w:type="dxa"/>
            <w:tcBorders>
              <w:top w:val="nil"/>
              <w:left w:val="nil"/>
              <w:bottom w:val="single" w:sz="4" w:space="0" w:color="FFFFFF"/>
              <w:right w:val="single" w:sz="4" w:space="0" w:color="FFFFFF"/>
            </w:tcBorders>
            <w:shd w:val="clear" w:color="000000" w:fill="DDEBF7"/>
            <w:noWrap/>
            <w:vAlign w:val="bottom"/>
          </w:tcPr>
          <w:p w14:paraId="2AE392CE" w14:textId="02BF9D0B"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1.000</w:t>
            </w:r>
          </w:p>
        </w:tc>
        <w:tc>
          <w:tcPr>
            <w:tcW w:w="1091" w:type="dxa"/>
            <w:tcBorders>
              <w:top w:val="nil"/>
              <w:left w:val="nil"/>
              <w:bottom w:val="single" w:sz="4" w:space="0" w:color="FFFFFF"/>
              <w:right w:val="single" w:sz="4" w:space="0" w:color="FFFFFF"/>
            </w:tcBorders>
            <w:shd w:val="clear" w:color="000000" w:fill="DDEBF7"/>
            <w:noWrap/>
            <w:vAlign w:val="bottom"/>
          </w:tcPr>
          <w:p w14:paraId="7783A4ED" w14:textId="4213F3A6"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0.4762</w:t>
            </w:r>
          </w:p>
        </w:tc>
        <w:tc>
          <w:tcPr>
            <w:tcW w:w="1097" w:type="dxa"/>
            <w:tcBorders>
              <w:top w:val="nil"/>
              <w:left w:val="nil"/>
              <w:bottom w:val="single" w:sz="4" w:space="0" w:color="FFFFFF"/>
              <w:right w:val="single" w:sz="4" w:space="0" w:color="FFFFFF"/>
            </w:tcBorders>
            <w:shd w:val="clear" w:color="000000" w:fill="DDEBF7"/>
            <w:noWrap/>
            <w:vAlign w:val="bottom"/>
          </w:tcPr>
          <w:p w14:paraId="105B0BDD" w14:textId="3D8F5C68"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0.9691</w:t>
            </w:r>
          </w:p>
        </w:tc>
      </w:tr>
      <w:tr w:rsidR="009B6690" w:rsidRPr="004B32D5" w14:paraId="09BD9D14"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002088A9" w14:textId="62A430FD" w:rsidR="009B6690" w:rsidRDefault="009B6690" w:rsidP="009B6690">
            <w:pPr>
              <w:spacing w:after="0"/>
              <w:jc w:val="left"/>
              <w:rPr>
                <w:rFonts w:eastAsia="Times New Roman" w:cs="Times New Roman"/>
                <w:color w:val="000000"/>
                <w:lang w:eastAsia="fr-FR"/>
              </w:rPr>
            </w:pPr>
            <w:r>
              <w:rPr>
                <w:rFonts w:eastAsia="Times New Roman" w:cs="Times New Roman"/>
                <w:color w:val="000000"/>
                <w:lang w:eastAsia="fr-FR"/>
              </w:rPr>
              <w:t>Climat (moyenne)</w:t>
            </w:r>
          </w:p>
        </w:tc>
        <w:tc>
          <w:tcPr>
            <w:tcW w:w="1400" w:type="dxa"/>
            <w:tcBorders>
              <w:top w:val="nil"/>
              <w:left w:val="nil"/>
              <w:bottom w:val="single" w:sz="4" w:space="0" w:color="FFFFFF"/>
              <w:right w:val="single" w:sz="4" w:space="0" w:color="FFFFFF"/>
            </w:tcBorders>
            <w:shd w:val="clear" w:color="000000" w:fill="DDEBF7"/>
            <w:noWrap/>
            <w:vAlign w:val="bottom"/>
          </w:tcPr>
          <w:p w14:paraId="7B2775AF" w14:textId="464DD3BB"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0.8627</w:t>
            </w:r>
          </w:p>
        </w:tc>
        <w:tc>
          <w:tcPr>
            <w:tcW w:w="1091" w:type="dxa"/>
            <w:tcBorders>
              <w:top w:val="nil"/>
              <w:left w:val="nil"/>
              <w:bottom w:val="single" w:sz="4" w:space="0" w:color="FFFFFF"/>
              <w:right w:val="single" w:sz="4" w:space="0" w:color="FFFFFF"/>
            </w:tcBorders>
            <w:shd w:val="clear" w:color="000000" w:fill="DDEBF7"/>
            <w:noWrap/>
            <w:vAlign w:val="bottom"/>
          </w:tcPr>
          <w:p w14:paraId="33DAC6EB" w14:textId="3A43FD3C"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0.5552</w:t>
            </w:r>
          </w:p>
        </w:tc>
        <w:tc>
          <w:tcPr>
            <w:tcW w:w="1462" w:type="dxa"/>
            <w:tcBorders>
              <w:top w:val="nil"/>
              <w:left w:val="nil"/>
              <w:bottom w:val="single" w:sz="4" w:space="0" w:color="FFFFFF"/>
              <w:right w:val="single" w:sz="4" w:space="0" w:color="FFFFFF"/>
            </w:tcBorders>
            <w:shd w:val="clear" w:color="000000" w:fill="DDEBF7"/>
            <w:noWrap/>
            <w:vAlign w:val="bottom"/>
          </w:tcPr>
          <w:p w14:paraId="6B0DEF79" w14:textId="07D6B38F"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0.7698</w:t>
            </w:r>
          </w:p>
        </w:tc>
        <w:tc>
          <w:tcPr>
            <w:tcW w:w="1091" w:type="dxa"/>
            <w:tcBorders>
              <w:top w:val="nil"/>
              <w:left w:val="nil"/>
              <w:bottom w:val="single" w:sz="4" w:space="0" w:color="FFFFFF"/>
              <w:right w:val="single" w:sz="4" w:space="0" w:color="FFFFFF"/>
            </w:tcBorders>
            <w:shd w:val="clear" w:color="000000" w:fill="DDEBF7"/>
            <w:noWrap/>
            <w:vAlign w:val="bottom"/>
          </w:tcPr>
          <w:p w14:paraId="10A8E773" w14:textId="3564B455"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0.6419</w:t>
            </w:r>
          </w:p>
        </w:tc>
        <w:tc>
          <w:tcPr>
            <w:tcW w:w="1097" w:type="dxa"/>
            <w:tcBorders>
              <w:top w:val="nil"/>
              <w:left w:val="nil"/>
              <w:bottom w:val="single" w:sz="4" w:space="0" w:color="FFFFFF"/>
              <w:right w:val="single" w:sz="4" w:space="0" w:color="FFFFFF"/>
            </w:tcBorders>
            <w:shd w:val="clear" w:color="000000" w:fill="DDEBF7"/>
            <w:noWrap/>
            <w:vAlign w:val="bottom"/>
          </w:tcPr>
          <w:p w14:paraId="3AC3EF3C" w14:textId="30DA4011"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0.8955</w:t>
            </w:r>
          </w:p>
        </w:tc>
      </w:tr>
      <w:tr w:rsidR="001D527E" w:rsidRPr="004B32D5" w14:paraId="58E9E42E"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1E4DFD20" w14:textId="55548B41" w:rsidR="001D527E" w:rsidRDefault="001D527E" w:rsidP="001D527E">
            <w:pPr>
              <w:spacing w:after="0"/>
              <w:jc w:val="left"/>
              <w:rPr>
                <w:rFonts w:eastAsia="Times New Roman" w:cs="Times New Roman"/>
                <w:color w:val="000000"/>
                <w:lang w:eastAsia="fr-FR"/>
              </w:rPr>
            </w:pPr>
            <w:r>
              <w:rPr>
                <w:rFonts w:eastAsia="Times New Roman" w:cs="Times New Roman"/>
                <w:color w:val="000000"/>
                <w:lang w:eastAsia="fr-FR"/>
              </w:rPr>
              <w:t>Climat (meilleur</w:t>
            </w:r>
            <w:r w:rsidR="00A354F9">
              <w:rPr>
                <w:rFonts w:eastAsia="Times New Roman" w:cs="Times New Roman"/>
                <w:color w:val="000000"/>
                <w:lang w:eastAsia="fr-FR"/>
              </w:rPr>
              <w:t xml:space="preserve"> : </w:t>
            </w:r>
            <w:r>
              <w:rPr>
                <w:rFonts w:eastAsia="Times New Roman" w:cs="Times New Roman"/>
                <w:color w:val="000000"/>
                <w:lang w:eastAsia="fr-FR"/>
              </w:rPr>
              <w:t>Centre)</w:t>
            </w:r>
          </w:p>
        </w:tc>
        <w:tc>
          <w:tcPr>
            <w:tcW w:w="1400" w:type="dxa"/>
            <w:tcBorders>
              <w:top w:val="nil"/>
              <w:left w:val="nil"/>
              <w:bottom w:val="single" w:sz="4" w:space="0" w:color="FFFFFF"/>
              <w:right w:val="single" w:sz="4" w:space="0" w:color="FFFFFF"/>
            </w:tcBorders>
            <w:shd w:val="clear" w:color="000000" w:fill="DDEBF7"/>
            <w:noWrap/>
            <w:vAlign w:val="bottom"/>
          </w:tcPr>
          <w:p w14:paraId="30F46CD3" w14:textId="1C942047"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0.9337</w:t>
            </w:r>
          </w:p>
        </w:tc>
        <w:tc>
          <w:tcPr>
            <w:tcW w:w="1091" w:type="dxa"/>
            <w:tcBorders>
              <w:top w:val="nil"/>
              <w:left w:val="nil"/>
              <w:bottom w:val="single" w:sz="4" w:space="0" w:color="FFFFFF"/>
              <w:right w:val="single" w:sz="4" w:space="0" w:color="FFFFFF"/>
            </w:tcBorders>
            <w:shd w:val="clear" w:color="000000" w:fill="DDEBF7"/>
            <w:noWrap/>
            <w:vAlign w:val="bottom"/>
          </w:tcPr>
          <w:p w14:paraId="2BFF96F9" w14:textId="79A7129D"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0.4444</w:t>
            </w:r>
          </w:p>
        </w:tc>
        <w:tc>
          <w:tcPr>
            <w:tcW w:w="1462" w:type="dxa"/>
            <w:tcBorders>
              <w:top w:val="nil"/>
              <w:left w:val="nil"/>
              <w:bottom w:val="single" w:sz="4" w:space="0" w:color="FFFFFF"/>
              <w:right w:val="single" w:sz="4" w:space="0" w:color="FFFFFF"/>
            </w:tcBorders>
            <w:shd w:val="clear" w:color="000000" w:fill="DDEBF7"/>
            <w:noWrap/>
            <w:vAlign w:val="bottom"/>
          </w:tcPr>
          <w:p w14:paraId="074F8A67" w14:textId="19821489"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0.7733</w:t>
            </w:r>
          </w:p>
        </w:tc>
        <w:tc>
          <w:tcPr>
            <w:tcW w:w="1091" w:type="dxa"/>
            <w:tcBorders>
              <w:top w:val="nil"/>
              <w:left w:val="nil"/>
              <w:bottom w:val="single" w:sz="4" w:space="0" w:color="FFFFFF"/>
              <w:right w:val="single" w:sz="4" w:space="0" w:color="FFFFFF"/>
            </w:tcBorders>
            <w:shd w:val="clear" w:color="000000" w:fill="DDEBF7"/>
            <w:noWrap/>
            <w:vAlign w:val="bottom"/>
          </w:tcPr>
          <w:p w14:paraId="117D50E3" w14:textId="2E5A9D38"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0.5645</w:t>
            </w:r>
          </w:p>
        </w:tc>
        <w:tc>
          <w:tcPr>
            <w:tcW w:w="1097" w:type="dxa"/>
            <w:tcBorders>
              <w:top w:val="nil"/>
              <w:left w:val="nil"/>
              <w:bottom w:val="single" w:sz="4" w:space="0" w:color="FFFFFF"/>
              <w:right w:val="single" w:sz="4" w:space="0" w:color="FFFFFF"/>
            </w:tcBorders>
            <w:shd w:val="clear" w:color="000000" w:fill="DDEBF7"/>
            <w:noWrap/>
            <w:vAlign w:val="bottom"/>
          </w:tcPr>
          <w:p w14:paraId="0F94C22D" w14:textId="654E31D4" w:rsidR="001D527E" w:rsidRDefault="001D527E" w:rsidP="001D527E">
            <w:pPr>
              <w:spacing w:after="0"/>
              <w:jc w:val="right"/>
              <w:rPr>
                <w:rFonts w:eastAsia="Times New Roman" w:cs="Times New Roman"/>
                <w:color w:val="000000"/>
                <w:lang w:eastAsia="fr-FR"/>
              </w:rPr>
            </w:pPr>
            <w:r w:rsidRPr="002D0D70">
              <w:rPr>
                <w:rFonts w:eastAsia="Times New Roman" w:cs="Times New Roman"/>
                <w:bCs/>
                <w:color w:val="000000"/>
                <w:lang w:eastAsia="fr-FR"/>
              </w:rPr>
              <w:t>0.9275</w:t>
            </w:r>
          </w:p>
        </w:tc>
      </w:tr>
    </w:tbl>
    <w:p w14:paraId="4B4714CA" w14:textId="16914102" w:rsidR="00967ED6" w:rsidRDefault="00967ED6" w:rsidP="00984F2A">
      <w:pPr>
        <w:rPr>
          <w:rFonts w:cs="Times New Roman"/>
          <w:color w:val="0F0F0F"/>
        </w:rPr>
      </w:pPr>
    </w:p>
    <w:p w14:paraId="5D77A0F2" w14:textId="5B96B2A1" w:rsidR="00967ED6" w:rsidRDefault="00967ED6" w:rsidP="00984F2A">
      <w:pPr>
        <w:rPr>
          <w:rFonts w:cs="Times New Roman"/>
          <w:color w:val="0F0F0F"/>
        </w:rPr>
      </w:pPr>
    </w:p>
    <w:p w14:paraId="3F4FBF9A" w14:textId="2C40A4D5" w:rsidR="00967ED6" w:rsidRDefault="00967ED6" w:rsidP="00984F2A">
      <w:pPr>
        <w:rPr>
          <w:rFonts w:cs="Times New Roman"/>
          <w:color w:val="0F0F0F"/>
        </w:rPr>
      </w:pPr>
    </w:p>
    <w:p w14:paraId="470047C2" w14:textId="77777777" w:rsidR="00967ED6" w:rsidRDefault="00967ED6" w:rsidP="00984F2A">
      <w:pPr>
        <w:rPr>
          <w:rFonts w:cs="Times New Roman"/>
          <w:color w:val="0F0F0F"/>
        </w:rPr>
      </w:pPr>
    </w:p>
    <w:p w14:paraId="75066460" w14:textId="77777777" w:rsidR="00967ED6" w:rsidRDefault="00967ED6" w:rsidP="00984F2A"/>
    <w:p w14:paraId="29206594" w14:textId="63488E9C" w:rsidR="00967ED6" w:rsidRDefault="00967ED6" w:rsidP="00984F2A"/>
    <w:p w14:paraId="5A0ADA63" w14:textId="6AD414F0" w:rsidR="00853BD2" w:rsidRDefault="00853BD2" w:rsidP="00984F2A"/>
    <w:p w14:paraId="653423DC" w14:textId="6E09BAD2" w:rsidR="001B0EF4" w:rsidRDefault="00585051" w:rsidP="00984F2A">
      <w:r>
        <w:t xml:space="preserve">A titre indicatif, les hyperparamètres du modèle global sont un learning rate de 0,23, une profondeur max de 6 et 50 estimateurs. </w:t>
      </w:r>
      <w:commentRangeStart w:id="51"/>
      <w:r>
        <w:t>Pour les modèles locaux le learning rate est 0,2, la profondeur max 3 avec 4 estimateurs. Enfin, les modèles climatiques ont également un learning rate de 0,2, mais une profondeur max de 4 et comportent 30 estimateurs</w:t>
      </w:r>
      <w:commentRangeEnd w:id="51"/>
      <w:r w:rsidR="00F54830">
        <w:rPr>
          <w:rStyle w:val="Marquedecommentaire"/>
        </w:rPr>
        <w:commentReference w:id="51"/>
      </w:r>
      <w:r>
        <w:t>.</w:t>
      </w:r>
    </w:p>
    <w:p w14:paraId="06510D31" w14:textId="355E0EFB" w:rsidR="00585051" w:rsidDel="00F54830" w:rsidRDefault="00585051" w:rsidP="00984F2A">
      <w:pPr>
        <w:rPr>
          <w:del w:id="52" w:author="Quyen THIEU" w:date="2023-11-28T14:15:00Z"/>
        </w:rPr>
      </w:pPr>
    </w:p>
    <w:p w14:paraId="0E7F9DFC" w14:textId="7DA067A8" w:rsidR="00A61B48" w:rsidRDefault="00A61B48" w:rsidP="00984F2A">
      <w:r>
        <w:t xml:space="preserve">A première vue, les performances moyennes des modèles par climat semblent très proches du modèle global. Les performances moyennes des modèles locaux ont l’air d’être légèrement inférieures. Toutefois, la réalité est un peu plus complexe. </w:t>
      </w:r>
      <w:commentRangeStart w:id="53"/>
      <w:r>
        <w:t>On voit notamment que le modèle de climat le plus performant (recouvrant le centre de l’Australie) performe nettement mieux que le modèle global</w:t>
      </w:r>
      <w:commentRangeEnd w:id="53"/>
      <w:r w:rsidR="00C013A3">
        <w:rPr>
          <w:rStyle w:val="Marquedecommentaire"/>
        </w:rPr>
        <w:commentReference w:id="53"/>
      </w:r>
      <w:r>
        <w:t>. De même, le meilleur modèle local, Uluru, est celui qui présente les meilleures performances de tous les modèles confondus.</w:t>
      </w:r>
    </w:p>
    <w:p w14:paraId="53D93FC0" w14:textId="6A31E66C" w:rsidR="00A61B48" w:rsidRDefault="00A61B48" w:rsidP="00984F2A">
      <w:r>
        <w:lastRenderedPageBreak/>
        <w:t>Afin que les données soient comparables, regardons</w:t>
      </w:r>
      <w:r w:rsidR="007B3405">
        <w:t xml:space="preserve"> </w:t>
      </w:r>
      <w:r>
        <w:t>les performance</w:t>
      </w:r>
      <w:r w:rsidR="007B3405">
        <w:t>s</w:t>
      </w:r>
      <w:r>
        <w:t xml:space="preserve"> des trois niveaux de modélisation appliqués sur trois </w:t>
      </w:r>
      <w:r w:rsidRPr="00F85C93">
        <w:rPr>
          <w:i/>
          <w:iCs/>
          <w:rPrChange w:id="54" w:author="Quyen THIEU" w:date="2023-11-28T14:53:00Z">
            <w:rPr/>
          </w:rPrChange>
        </w:rPr>
        <w:t>Location</w:t>
      </w:r>
      <w:r>
        <w:t> :</w:t>
      </w:r>
    </w:p>
    <w:p w14:paraId="08E3C541" w14:textId="77777777" w:rsidR="002D0D70" w:rsidRDefault="002D0D70" w:rsidP="00984F2A"/>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624516" w:rsidRPr="004B32D5" w14:paraId="3418AC56" w14:textId="77777777" w:rsidTr="00C20CE7">
        <w:trPr>
          <w:trHeight w:val="380"/>
        </w:trPr>
        <w:tc>
          <w:tcPr>
            <w:tcW w:w="8781" w:type="dxa"/>
            <w:gridSpan w:val="6"/>
            <w:tcBorders>
              <w:top w:val="nil"/>
              <w:left w:val="nil"/>
              <w:bottom w:val="nil"/>
              <w:right w:val="nil"/>
            </w:tcBorders>
            <w:shd w:val="clear" w:color="000000" w:fill="A9D08E"/>
            <w:noWrap/>
            <w:vAlign w:val="bottom"/>
            <w:hideMark/>
          </w:tcPr>
          <w:p w14:paraId="1C318DC6" w14:textId="642858EB" w:rsidR="00624516" w:rsidRPr="004B32D5" w:rsidRDefault="00624516" w:rsidP="00624516">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Comparaison des modèles pour Uluru</w:t>
            </w:r>
          </w:p>
        </w:tc>
      </w:tr>
      <w:tr w:rsidR="00624516" w:rsidRPr="004B32D5" w14:paraId="7F8FBD3E" w14:textId="77777777" w:rsidTr="00C20CE7">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31983D0E"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386B0572"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CBCCB90"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71DA5BC1" w14:textId="77777777" w:rsidR="00624516" w:rsidRPr="004B32D5" w:rsidRDefault="00624516"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0FEF279"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2FA8F36F" w14:textId="77777777" w:rsidR="00624516" w:rsidRPr="004B32D5" w:rsidRDefault="00624516"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624516" w:rsidRPr="004B32D5" w14:paraId="61ACF618"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631B720A" w14:textId="6586B82F" w:rsidR="00624516" w:rsidRPr="00E44BEB" w:rsidRDefault="00624516" w:rsidP="00624516">
            <w:pPr>
              <w:spacing w:after="0"/>
              <w:jc w:val="left"/>
              <w:rPr>
                <w:rFonts w:eastAsia="Times New Roman" w:cs="Times New Roman"/>
                <w:color w:val="000000"/>
                <w:lang w:eastAsia="fr-FR"/>
              </w:rPr>
            </w:pPr>
            <w:r w:rsidRPr="00E44BEB">
              <w:rPr>
                <w:rFonts w:eastAsia="Times New Roman" w:cs="Times New Roman"/>
                <w:color w:val="000000"/>
                <w:lang w:eastAsia="fr-FR"/>
              </w:rPr>
              <w:t>Micro</w:t>
            </w:r>
          </w:p>
        </w:tc>
        <w:tc>
          <w:tcPr>
            <w:tcW w:w="1400" w:type="dxa"/>
            <w:tcBorders>
              <w:top w:val="nil"/>
              <w:left w:val="nil"/>
              <w:bottom w:val="single" w:sz="4" w:space="0" w:color="FFFFFF"/>
              <w:right w:val="single" w:sz="4" w:space="0" w:color="FFFFFF"/>
            </w:tcBorders>
            <w:shd w:val="clear" w:color="000000" w:fill="DDEBF7"/>
            <w:noWrap/>
            <w:vAlign w:val="bottom"/>
          </w:tcPr>
          <w:p w14:paraId="2EF2C99E"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0.9635</w:t>
            </w:r>
          </w:p>
        </w:tc>
        <w:tc>
          <w:tcPr>
            <w:tcW w:w="1091" w:type="dxa"/>
            <w:tcBorders>
              <w:top w:val="nil"/>
              <w:left w:val="nil"/>
              <w:bottom w:val="single" w:sz="4" w:space="0" w:color="FFFFFF"/>
              <w:right w:val="single" w:sz="4" w:space="0" w:color="FFFFFF"/>
            </w:tcBorders>
            <w:shd w:val="clear" w:color="000000" w:fill="DDEBF7"/>
            <w:noWrap/>
            <w:vAlign w:val="bottom"/>
          </w:tcPr>
          <w:p w14:paraId="332D8006"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0.3125</w:t>
            </w:r>
          </w:p>
        </w:tc>
        <w:tc>
          <w:tcPr>
            <w:tcW w:w="1462" w:type="dxa"/>
            <w:tcBorders>
              <w:top w:val="nil"/>
              <w:left w:val="nil"/>
              <w:bottom w:val="single" w:sz="4" w:space="0" w:color="FFFFFF"/>
              <w:right w:val="single" w:sz="4" w:space="0" w:color="FFFFFF"/>
            </w:tcBorders>
            <w:shd w:val="clear" w:color="000000" w:fill="DDEBF7"/>
            <w:noWrap/>
            <w:vAlign w:val="bottom"/>
          </w:tcPr>
          <w:p w14:paraId="739546E9"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1.000</w:t>
            </w:r>
          </w:p>
        </w:tc>
        <w:tc>
          <w:tcPr>
            <w:tcW w:w="1091" w:type="dxa"/>
            <w:tcBorders>
              <w:top w:val="nil"/>
              <w:left w:val="nil"/>
              <w:bottom w:val="single" w:sz="4" w:space="0" w:color="FFFFFF"/>
              <w:right w:val="single" w:sz="4" w:space="0" w:color="FFFFFF"/>
            </w:tcBorders>
            <w:shd w:val="clear" w:color="000000" w:fill="DDEBF7"/>
            <w:noWrap/>
            <w:vAlign w:val="bottom"/>
          </w:tcPr>
          <w:p w14:paraId="40CE4597"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0.4762</w:t>
            </w:r>
          </w:p>
        </w:tc>
        <w:tc>
          <w:tcPr>
            <w:tcW w:w="1097" w:type="dxa"/>
            <w:tcBorders>
              <w:top w:val="nil"/>
              <w:left w:val="nil"/>
              <w:bottom w:val="single" w:sz="4" w:space="0" w:color="FFFFFF"/>
              <w:right w:val="single" w:sz="4" w:space="0" w:color="FFFFFF"/>
            </w:tcBorders>
            <w:shd w:val="clear" w:color="000000" w:fill="DDEBF7"/>
            <w:noWrap/>
            <w:vAlign w:val="bottom"/>
          </w:tcPr>
          <w:p w14:paraId="44508FE4"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0.9691</w:t>
            </w:r>
          </w:p>
        </w:tc>
      </w:tr>
      <w:tr w:rsidR="00624516" w:rsidRPr="004B32D5" w14:paraId="4DC5140C"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4369CF82" w14:textId="5E6931CD" w:rsidR="00624516" w:rsidRDefault="00624516" w:rsidP="00C20CE7">
            <w:pPr>
              <w:spacing w:after="0"/>
              <w:jc w:val="left"/>
              <w:rPr>
                <w:rFonts w:eastAsia="Times New Roman" w:cs="Times New Roman"/>
                <w:color w:val="000000"/>
                <w:lang w:eastAsia="fr-FR"/>
              </w:rPr>
            </w:pPr>
            <w:r>
              <w:rPr>
                <w:rFonts w:eastAsia="Times New Roman" w:cs="Times New Roman"/>
                <w:color w:val="000000"/>
                <w:lang w:eastAsia="fr-FR"/>
              </w:rPr>
              <w:t>Global</w:t>
            </w:r>
          </w:p>
        </w:tc>
        <w:tc>
          <w:tcPr>
            <w:tcW w:w="1400" w:type="dxa"/>
            <w:tcBorders>
              <w:top w:val="nil"/>
              <w:left w:val="nil"/>
              <w:bottom w:val="single" w:sz="4" w:space="0" w:color="FFFFFF"/>
              <w:right w:val="single" w:sz="4" w:space="0" w:color="FFFFFF"/>
            </w:tcBorders>
            <w:shd w:val="clear" w:color="000000" w:fill="DDEBF7"/>
            <w:noWrap/>
            <w:vAlign w:val="bottom"/>
          </w:tcPr>
          <w:p w14:paraId="4D4A916E"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0.9401</w:t>
            </w:r>
          </w:p>
        </w:tc>
        <w:tc>
          <w:tcPr>
            <w:tcW w:w="1091" w:type="dxa"/>
            <w:tcBorders>
              <w:top w:val="nil"/>
              <w:left w:val="nil"/>
              <w:bottom w:val="single" w:sz="4" w:space="0" w:color="FFFFFF"/>
              <w:right w:val="single" w:sz="4" w:space="0" w:color="FFFFFF"/>
            </w:tcBorders>
            <w:shd w:val="clear" w:color="000000" w:fill="DDEBF7"/>
            <w:noWrap/>
            <w:vAlign w:val="bottom"/>
          </w:tcPr>
          <w:p w14:paraId="40BA15AF"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0.4000</w:t>
            </w:r>
          </w:p>
        </w:tc>
        <w:tc>
          <w:tcPr>
            <w:tcW w:w="1462" w:type="dxa"/>
            <w:tcBorders>
              <w:top w:val="nil"/>
              <w:left w:val="nil"/>
              <w:bottom w:val="single" w:sz="4" w:space="0" w:color="FFFFFF"/>
              <w:right w:val="single" w:sz="4" w:space="0" w:color="FFFFFF"/>
            </w:tcBorders>
            <w:shd w:val="clear" w:color="000000" w:fill="DDEBF7"/>
            <w:noWrap/>
            <w:vAlign w:val="bottom"/>
          </w:tcPr>
          <w:p w14:paraId="3DDEA38E"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0.8333</w:t>
            </w:r>
          </w:p>
        </w:tc>
        <w:tc>
          <w:tcPr>
            <w:tcW w:w="1091" w:type="dxa"/>
            <w:tcBorders>
              <w:top w:val="nil"/>
              <w:left w:val="nil"/>
              <w:bottom w:val="single" w:sz="4" w:space="0" w:color="FFFFFF"/>
              <w:right w:val="single" w:sz="4" w:space="0" w:color="FFFFFF"/>
            </w:tcBorders>
            <w:shd w:val="clear" w:color="000000" w:fill="DDEBF7"/>
            <w:noWrap/>
            <w:vAlign w:val="bottom"/>
          </w:tcPr>
          <w:p w14:paraId="21355548"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0.5405</w:t>
            </w:r>
          </w:p>
        </w:tc>
        <w:tc>
          <w:tcPr>
            <w:tcW w:w="1097" w:type="dxa"/>
            <w:tcBorders>
              <w:top w:val="nil"/>
              <w:left w:val="nil"/>
              <w:bottom w:val="single" w:sz="4" w:space="0" w:color="FFFFFF"/>
              <w:right w:val="single" w:sz="4" w:space="0" w:color="FFFFFF"/>
            </w:tcBorders>
            <w:shd w:val="clear" w:color="000000" w:fill="DDEBF7"/>
            <w:noWrap/>
            <w:vAlign w:val="bottom"/>
          </w:tcPr>
          <w:p w14:paraId="161564B4"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0.8985</w:t>
            </w:r>
          </w:p>
        </w:tc>
      </w:tr>
      <w:tr w:rsidR="00624516" w:rsidRPr="004B32D5" w14:paraId="65698AD7" w14:textId="77777777" w:rsidTr="00C20CE7">
        <w:trPr>
          <w:trHeight w:val="320"/>
        </w:trPr>
        <w:tc>
          <w:tcPr>
            <w:tcW w:w="2640" w:type="dxa"/>
            <w:tcBorders>
              <w:top w:val="nil"/>
              <w:left w:val="single" w:sz="4" w:space="0" w:color="FFFFFF"/>
              <w:bottom w:val="nil"/>
              <w:right w:val="single" w:sz="4" w:space="0" w:color="FFFFFF"/>
            </w:tcBorders>
            <w:shd w:val="clear" w:color="000000" w:fill="9BC2E6"/>
            <w:noWrap/>
            <w:vAlign w:val="bottom"/>
            <w:hideMark/>
          </w:tcPr>
          <w:p w14:paraId="3C75FA1B" w14:textId="030EC948" w:rsidR="00624516" w:rsidRPr="004B32D5" w:rsidRDefault="00624516" w:rsidP="00C20CE7">
            <w:pPr>
              <w:spacing w:after="0"/>
              <w:jc w:val="left"/>
              <w:rPr>
                <w:rFonts w:eastAsia="Times New Roman" w:cs="Times New Roman"/>
                <w:b/>
                <w:bCs/>
                <w:color w:val="000000"/>
                <w:lang w:eastAsia="fr-FR"/>
              </w:rPr>
            </w:pPr>
            <w:r>
              <w:rPr>
                <w:rFonts w:eastAsia="Times New Roman" w:cs="Times New Roman"/>
                <w:color w:val="000000"/>
                <w:lang w:eastAsia="fr-FR"/>
              </w:rPr>
              <w:t xml:space="preserve">Climat </w:t>
            </w:r>
            <w:r w:rsidR="007C7ECD">
              <w:rPr>
                <w:rFonts w:eastAsia="Times New Roman" w:cs="Times New Roman"/>
                <w:color w:val="000000"/>
                <w:lang w:eastAsia="fr-FR"/>
              </w:rPr>
              <w:t xml:space="preserve">– 2, </w:t>
            </w:r>
            <w:r>
              <w:rPr>
                <w:rFonts w:eastAsia="Times New Roman" w:cs="Times New Roman"/>
                <w:color w:val="000000"/>
                <w:lang w:eastAsia="fr-FR"/>
              </w:rPr>
              <w:t>Centre</w:t>
            </w:r>
          </w:p>
        </w:tc>
        <w:tc>
          <w:tcPr>
            <w:tcW w:w="1400" w:type="dxa"/>
            <w:tcBorders>
              <w:top w:val="nil"/>
              <w:left w:val="nil"/>
              <w:bottom w:val="nil"/>
              <w:right w:val="single" w:sz="4" w:space="0" w:color="FFFFFF"/>
            </w:tcBorders>
            <w:shd w:val="clear" w:color="000000" w:fill="DDEBF7"/>
            <w:noWrap/>
            <w:vAlign w:val="bottom"/>
          </w:tcPr>
          <w:p w14:paraId="1508AB83"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0.9490</w:t>
            </w:r>
          </w:p>
        </w:tc>
        <w:tc>
          <w:tcPr>
            <w:tcW w:w="1091" w:type="dxa"/>
            <w:tcBorders>
              <w:top w:val="nil"/>
              <w:left w:val="nil"/>
              <w:bottom w:val="nil"/>
              <w:right w:val="single" w:sz="4" w:space="0" w:color="FFFFFF"/>
            </w:tcBorders>
            <w:shd w:val="clear" w:color="000000" w:fill="DDEBF7"/>
            <w:noWrap/>
            <w:vAlign w:val="bottom"/>
          </w:tcPr>
          <w:p w14:paraId="08A881EE"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0.4091</w:t>
            </w:r>
          </w:p>
        </w:tc>
        <w:tc>
          <w:tcPr>
            <w:tcW w:w="1462" w:type="dxa"/>
            <w:tcBorders>
              <w:top w:val="nil"/>
              <w:left w:val="nil"/>
              <w:bottom w:val="nil"/>
              <w:right w:val="single" w:sz="4" w:space="0" w:color="FFFFFF"/>
            </w:tcBorders>
            <w:shd w:val="clear" w:color="000000" w:fill="DDEBF7"/>
            <w:noWrap/>
            <w:vAlign w:val="bottom"/>
          </w:tcPr>
          <w:p w14:paraId="438D49EC"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0.8182</w:t>
            </w:r>
          </w:p>
        </w:tc>
        <w:tc>
          <w:tcPr>
            <w:tcW w:w="1091" w:type="dxa"/>
            <w:tcBorders>
              <w:top w:val="nil"/>
              <w:left w:val="nil"/>
              <w:bottom w:val="nil"/>
              <w:right w:val="single" w:sz="4" w:space="0" w:color="FFFFFF"/>
            </w:tcBorders>
            <w:shd w:val="clear" w:color="000000" w:fill="DDEBF7"/>
            <w:noWrap/>
            <w:vAlign w:val="bottom"/>
          </w:tcPr>
          <w:p w14:paraId="1E59C0FF"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0.5454</w:t>
            </w:r>
          </w:p>
        </w:tc>
        <w:tc>
          <w:tcPr>
            <w:tcW w:w="1097" w:type="dxa"/>
            <w:tcBorders>
              <w:top w:val="nil"/>
              <w:left w:val="nil"/>
              <w:bottom w:val="nil"/>
              <w:right w:val="single" w:sz="4" w:space="0" w:color="FFFFFF"/>
            </w:tcBorders>
            <w:shd w:val="clear" w:color="000000" w:fill="DDEBF7"/>
            <w:noWrap/>
            <w:vAlign w:val="bottom"/>
          </w:tcPr>
          <w:p w14:paraId="744DBD71" w14:textId="77777777" w:rsidR="00624516" w:rsidRPr="002D0D70" w:rsidRDefault="00624516" w:rsidP="00C20CE7">
            <w:pPr>
              <w:spacing w:after="0"/>
              <w:jc w:val="right"/>
              <w:rPr>
                <w:rFonts w:eastAsia="Times New Roman" w:cs="Times New Roman"/>
                <w:bCs/>
                <w:color w:val="000000"/>
                <w:lang w:eastAsia="fr-FR"/>
              </w:rPr>
            </w:pPr>
            <w:r>
              <w:rPr>
                <w:rFonts w:eastAsia="Times New Roman" w:cs="Times New Roman"/>
                <w:bCs/>
                <w:color w:val="000000"/>
                <w:lang w:eastAsia="fr-FR"/>
              </w:rPr>
              <w:t>0.9495</w:t>
            </w:r>
          </w:p>
        </w:tc>
      </w:tr>
    </w:tbl>
    <w:p w14:paraId="3A0EC247" w14:textId="5661824A" w:rsidR="001B0EF4" w:rsidRDefault="001B0EF4" w:rsidP="00984F2A"/>
    <w:p w14:paraId="75D0265F" w14:textId="468C1BD3" w:rsidR="00624516" w:rsidRDefault="00624516" w:rsidP="00984F2A"/>
    <w:p w14:paraId="08145B34" w14:textId="1BB23DE7" w:rsidR="00624516" w:rsidRDefault="00624516" w:rsidP="00984F2A"/>
    <w:p w14:paraId="1FFD8FAD" w14:textId="4CB131C4" w:rsidR="00624516" w:rsidRDefault="00624516" w:rsidP="00984F2A"/>
    <w:p w14:paraId="7289CE31" w14:textId="2E595EB5" w:rsidR="00624516" w:rsidRDefault="00624516" w:rsidP="00984F2A"/>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F473C5" w:rsidRPr="004B32D5" w14:paraId="75D78576" w14:textId="77777777" w:rsidTr="00C20CE7">
        <w:trPr>
          <w:trHeight w:val="380"/>
        </w:trPr>
        <w:tc>
          <w:tcPr>
            <w:tcW w:w="8781" w:type="dxa"/>
            <w:gridSpan w:val="6"/>
            <w:tcBorders>
              <w:top w:val="nil"/>
              <w:left w:val="nil"/>
              <w:bottom w:val="nil"/>
              <w:right w:val="nil"/>
            </w:tcBorders>
            <w:shd w:val="clear" w:color="000000" w:fill="A9D08E"/>
            <w:noWrap/>
            <w:vAlign w:val="bottom"/>
            <w:hideMark/>
          </w:tcPr>
          <w:p w14:paraId="59B452C0" w14:textId="52B9829C" w:rsidR="00F473C5" w:rsidRPr="004B32D5" w:rsidRDefault="00F473C5" w:rsidP="00F473C5">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 xml:space="preserve">Comparaison des modèles pour </w:t>
            </w:r>
            <w:proofErr w:type="spellStart"/>
            <w:r>
              <w:rPr>
                <w:rFonts w:eastAsia="Times New Roman" w:cs="Times New Roman"/>
                <w:b/>
                <w:bCs/>
                <w:color w:val="000000"/>
                <w:sz w:val="28"/>
                <w:szCs w:val="28"/>
                <w:lang w:eastAsia="fr-FR"/>
              </w:rPr>
              <w:t>SalmonGums</w:t>
            </w:r>
            <w:proofErr w:type="spellEnd"/>
          </w:p>
        </w:tc>
      </w:tr>
      <w:tr w:rsidR="00F473C5" w:rsidRPr="004B32D5" w14:paraId="1C453D14" w14:textId="77777777" w:rsidTr="00C20CE7">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6827E76A"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5DE5CEE8"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543F8EB8"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25530D06" w14:textId="77777777" w:rsidR="00F473C5" w:rsidRPr="004B32D5" w:rsidRDefault="00F473C5"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E277365"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4A82F030" w14:textId="77777777" w:rsidR="00F473C5" w:rsidRPr="004B32D5" w:rsidRDefault="00F473C5"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F473C5" w:rsidRPr="004B32D5" w14:paraId="0327936E"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744E15D" w14:textId="77777777" w:rsidR="00F473C5" w:rsidRPr="004B32D5" w:rsidRDefault="00F473C5" w:rsidP="00C20CE7">
            <w:pPr>
              <w:spacing w:after="0"/>
              <w:jc w:val="left"/>
              <w:rPr>
                <w:rFonts w:eastAsia="Times New Roman" w:cs="Times New Roman"/>
                <w:color w:val="000000"/>
                <w:lang w:eastAsia="fr-FR"/>
              </w:rPr>
            </w:pPr>
            <w:r>
              <w:rPr>
                <w:rFonts w:eastAsia="Times New Roman" w:cs="Times New Roman"/>
                <w:color w:val="000000"/>
                <w:lang w:eastAsia="fr-FR"/>
              </w:rPr>
              <w:t>Micro</w:t>
            </w:r>
          </w:p>
        </w:tc>
        <w:tc>
          <w:tcPr>
            <w:tcW w:w="1400" w:type="dxa"/>
            <w:tcBorders>
              <w:top w:val="nil"/>
              <w:left w:val="nil"/>
              <w:bottom w:val="single" w:sz="4" w:space="0" w:color="FFFFFF"/>
              <w:right w:val="single" w:sz="4" w:space="0" w:color="FFFFFF"/>
            </w:tcBorders>
            <w:shd w:val="clear" w:color="000000" w:fill="DDEBF7"/>
            <w:noWrap/>
            <w:vAlign w:val="bottom"/>
          </w:tcPr>
          <w:p w14:paraId="18867000" w14:textId="457E5C98" w:rsidR="00F473C5" w:rsidRPr="004B32D5" w:rsidRDefault="00F473C5" w:rsidP="00C20CE7">
            <w:pPr>
              <w:spacing w:after="0"/>
              <w:jc w:val="right"/>
              <w:rPr>
                <w:rFonts w:eastAsia="Times New Roman" w:cs="Times New Roman"/>
                <w:color w:val="000000"/>
                <w:lang w:eastAsia="fr-FR"/>
              </w:rPr>
            </w:pPr>
            <w:commentRangeStart w:id="55"/>
            <w:r>
              <w:rPr>
                <w:rFonts w:eastAsia="Times New Roman" w:cs="Times New Roman"/>
                <w:color w:val="000000"/>
                <w:lang w:eastAsia="fr-FR"/>
              </w:rPr>
              <w:t>0.8401</w:t>
            </w:r>
            <w:commentRangeEnd w:id="55"/>
            <w:r w:rsidR="000623C5">
              <w:rPr>
                <w:rStyle w:val="Marquedecommentaire"/>
              </w:rPr>
              <w:commentReference w:id="55"/>
            </w:r>
          </w:p>
        </w:tc>
        <w:tc>
          <w:tcPr>
            <w:tcW w:w="1091" w:type="dxa"/>
            <w:tcBorders>
              <w:top w:val="nil"/>
              <w:left w:val="nil"/>
              <w:bottom w:val="single" w:sz="4" w:space="0" w:color="FFFFFF"/>
              <w:right w:val="single" w:sz="4" w:space="0" w:color="FFFFFF"/>
            </w:tcBorders>
            <w:shd w:val="clear" w:color="000000" w:fill="DDEBF7"/>
            <w:noWrap/>
            <w:vAlign w:val="bottom"/>
          </w:tcPr>
          <w:p w14:paraId="788360DA" w14:textId="16C9CFBA"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0.0980</w:t>
            </w:r>
          </w:p>
        </w:tc>
        <w:tc>
          <w:tcPr>
            <w:tcW w:w="1462" w:type="dxa"/>
            <w:tcBorders>
              <w:top w:val="nil"/>
              <w:left w:val="nil"/>
              <w:bottom w:val="single" w:sz="4" w:space="0" w:color="FFFFFF"/>
              <w:right w:val="single" w:sz="4" w:space="0" w:color="FFFFFF"/>
            </w:tcBorders>
            <w:shd w:val="clear" w:color="000000" w:fill="DDEBF7"/>
            <w:noWrap/>
            <w:vAlign w:val="bottom"/>
          </w:tcPr>
          <w:p w14:paraId="63277584" w14:textId="23B7560C"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0.8333</w:t>
            </w:r>
          </w:p>
        </w:tc>
        <w:tc>
          <w:tcPr>
            <w:tcW w:w="1091" w:type="dxa"/>
            <w:tcBorders>
              <w:top w:val="nil"/>
              <w:left w:val="nil"/>
              <w:bottom w:val="single" w:sz="4" w:space="0" w:color="FFFFFF"/>
              <w:right w:val="single" w:sz="4" w:space="0" w:color="FFFFFF"/>
            </w:tcBorders>
            <w:shd w:val="clear" w:color="000000" w:fill="DDEBF7"/>
            <w:noWrap/>
            <w:vAlign w:val="bottom"/>
          </w:tcPr>
          <w:p w14:paraId="7BD43F90" w14:textId="287B9DAD"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0.1754</w:t>
            </w:r>
          </w:p>
        </w:tc>
        <w:tc>
          <w:tcPr>
            <w:tcW w:w="1097" w:type="dxa"/>
            <w:tcBorders>
              <w:top w:val="nil"/>
              <w:left w:val="nil"/>
              <w:bottom w:val="single" w:sz="4" w:space="0" w:color="FFFFFF"/>
              <w:right w:val="single" w:sz="4" w:space="0" w:color="FFFFFF"/>
            </w:tcBorders>
            <w:shd w:val="clear" w:color="000000" w:fill="DDEBF7"/>
            <w:noWrap/>
            <w:vAlign w:val="bottom"/>
          </w:tcPr>
          <w:p w14:paraId="189765C2" w14:textId="73820A10"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0.7735</w:t>
            </w:r>
          </w:p>
        </w:tc>
      </w:tr>
      <w:tr w:rsidR="00F473C5" w:rsidRPr="004B32D5" w14:paraId="3609307C"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204F8F2C" w14:textId="77777777" w:rsidR="00F473C5" w:rsidRDefault="00F473C5" w:rsidP="00C20CE7">
            <w:pPr>
              <w:spacing w:after="0"/>
              <w:jc w:val="left"/>
              <w:rPr>
                <w:rFonts w:eastAsia="Times New Roman" w:cs="Times New Roman"/>
                <w:color w:val="000000"/>
                <w:lang w:eastAsia="fr-FR"/>
              </w:rPr>
            </w:pPr>
            <w:r>
              <w:rPr>
                <w:rFonts w:eastAsia="Times New Roman" w:cs="Times New Roman"/>
                <w:color w:val="000000"/>
                <w:lang w:eastAsia="fr-FR"/>
              </w:rPr>
              <w:t>Global</w:t>
            </w:r>
          </w:p>
        </w:tc>
        <w:tc>
          <w:tcPr>
            <w:tcW w:w="1400" w:type="dxa"/>
            <w:tcBorders>
              <w:top w:val="nil"/>
              <w:left w:val="nil"/>
              <w:bottom w:val="single" w:sz="4" w:space="0" w:color="FFFFFF"/>
              <w:right w:val="single" w:sz="4" w:space="0" w:color="FFFFFF"/>
            </w:tcBorders>
            <w:shd w:val="clear" w:color="000000" w:fill="DDEBF7"/>
            <w:noWrap/>
            <w:vAlign w:val="bottom"/>
          </w:tcPr>
          <w:p w14:paraId="273444E8" w14:textId="60A9F9C1"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0.8831</w:t>
            </w:r>
          </w:p>
        </w:tc>
        <w:tc>
          <w:tcPr>
            <w:tcW w:w="1091" w:type="dxa"/>
            <w:tcBorders>
              <w:top w:val="nil"/>
              <w:left w:val="nil"/>
              <w:bottom w:val="single" w:sz="4" w:space="0" w:color="FFFFFF"/>
              <w:right w:val="single" w:sz="4" w:space="0" w:color="FFFFFF"/>
            </w:tcBorders>
            <w:shd w:val="clear" w:color="000000" w:fill="DDEBF7"/>
            <w:noWrap/>
            <w:vAlign w:val="bottom"/>
          </w:tcPr>
          <w:p w14:paraId="1B44526C" w14:textId="64B95591"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0.3933</w:t>
            </w:r>
          </w:p>
        </w:tc>
        <w:tc>
          <w:tcPr>
            <w:tcW w:w="1462" w:type="dxa"/>
            <w:tcBorders>
              <w:top w:val="nil"/>
              <w:left w:val="nil"/>
              <w:bottom w:val="single" w:sz="4" w:space="0" w:color="FFFFFF"/>
              <w:right w:val="single" w:sz="4" w:space="0" w:color="FFFFFF"/>
            </w:tcBorders>
            <w:shd w:val="clear" w:color="000000" w:fill="DDEBF7"/>
            <w:noWrap/>
            <w:vAlign w:val="bottom"/>
          </w:tcPr>
          <w:p w14:paraId="271AC06B" w14:textId="50E5D31F"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0.6863</w:t>
            </w:r>
          </w:p>
        </w:tc>
        <w:tc>
          <w:tcPr>
            <w:tcW w:w="1091" w:type="dxa"/>
            <w:tcBorders>
              <w:top w:val="nil"/>
              <w:left w:val="nil"/>
              <w:bottom w:val="single" w:sz="4" w:space="0" w:color="FFFFFF"/>
              <w:right w:val="single" w:sz="4" w:space="0" w:color="FFFFFF"/>
            </w:tcBorders>
            <w:shd w:val="clear" w:color="000000" w:fill="DDEBF7"/>
            <w:noWrap/>
            <w:vAlign w:val="bottom"/>
          </w:tcPr>
          <w:p w14:paraId="485491C7" w14:textId="03651968"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0.5000</w:t>
            </w:r>
          </w:p>
        </w:tc>
        <w:tc>
          <w:tcPr>
            <w:tcW w:w="1097" w:type="dxa"/>
            <w:tcBorders>
              <w:top w:val="nil"/>
              <w:left w:val="nil"/>
              <w:bottom w:val="single" w:sz="4" w:space="0" w:color="FFFFFF"/>
              <w:right w:val="single" w:sz="4" w:space="0" w:color="FFFFFF"/>
            </w:tcBorders>
            <w:shd w:val="clear" w:color="000000" w:fill="DDEBF7"/>
            <w:noWrap/>
            <w:vAlign w:val="bottom"/>
          </w:tcPr>
          <w:p w14:paraId="6F694F04" w14:textId="3EC270CD"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0.8397</w:t>
            </w:r>
          </w:p>
        </w:tc>
      </w:tr>
      <w:tr w:rsidR="00F473C5" w:rsidRPr="004B32D5" w14:paraId="1F6CF421" w14:textId="77777777" w:rsidTr="00C20CE7">
        <w:trPr>
          <w:trHeight w:val="320"/>
        </w:trPr>
        <w:tc>
          <w:tcPr>
            <w:tcW w:w="2640" w:type="dxa"/>
            <w:tcBorders>
              <w:top w:val="nil"/>
              <w:left w:val="single" w:sz="4" w:space="0" w:color="FFFFFF"/>
              <w:bottom w:val="nil"/>
              <w:right w:val="single" w:sz="4" w:space="0" w:color="FFFFFF"/>
            </w:tcBorders>
            <w:shd w:val="clear" w:color="000000" w:fill="9BC2E6"/>
            <w:noWrap/>
            <w:vAlign w:val="bottom"/>
            <w:hideMark/>
          </w:tcPr>
          <w:p w14:paraId="1995CB68" w14:textId="02986734" w:rsidR="00F473C5" w:rsidRPr="004B32D5" w:rsidRDefault="00F473C5" w:rsidP="00F473C5">
            <w:pPr>
              <w:spacing w:after="0"/>
              <w:jc w:val="left"/>
              <w:rPr>
                <w:rFonts w:eastAsia="Times New Roman" w:cs="Times New Roman"/>
                <w:b/>
                <w:bCs/>
                <w:color w:val="000000"/>
                <w:lang w:eastAsia="fr-FR"/>
              </w:rPr>
            </w:pPr>
            <w:r>
              <w:rPr>
                <w:rFonts w:eastAsia="Times New Roman" w:cs="Times New Roman"/>
                <w:color w:val="000000"/>
                <w:lang w:eastAsia="fr-FR"/>
              </w:rPr>
              <w:t xml:space="preserve">Climat </w:t>
            </w:r>
            <w:r w:rsidR="007C7ECD">
              <w:rPr>
                <w:rFonts w:eastAsia="Times New Roman" w:cs="Times New Roman"/>
                <w:color w:val="000000"/>
                <w:lang w:eastAsia="fr-FR"/>
              </w:rPr>
              <w:t xml:space="preserve">– </w:t>
            </w:r>
            <w:r>
              <w:rPr>
                <w:rFonts w:eastAsia="Times New Roman" w:cs="Times New Roman"/>
                <w:color w:val="000000"/>
                <w:lang w:eastAsia="fr-FR"/>
              </w:rPr>
              <w:t>4</w:t>
            </w:r>
            <w:r w:rsidR="007C7ECD">
              <w:rPr>
                <w:rFonts w:eastAsia="Times New Roman" w:cs="Times New Roman"/>
                <w:color w:val="000000"/>
                <w:lang w:eastAsia="fr-FR"/>
              </w:rPr>
              <w:t>, Intermédiaire</w:t>
            </w:r>
          </w:p>
        </w:tc>
        <w:tc>
          <w:tcPr>
            <w:tcW w:w="1400" w:type="dxa"/>
            <w:tcBorders>
              <w:top w:val="nil"/>
              <w:left w:val="nil"/>
              <w:bottom w:val="nil"/>
              <w:right w:val="single" w:sz="4" w:space="0" w:color="FFFFFF"/>
            </w:tcBorders>
            <w:shd w:val="clear" w:color="000000" w:fill="DDEBF7"/>
            <w:noWrap/>
            <w:vAlign w:val="bottom"/>
          </w:tcPr>
          <w:p w14:paraId="22A91DC3" w14:textId="7F3450DE"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0.8728</w:t>
            </w:r>
          </w:p>
        </w:tc>
        <w:tc>
          <w:tcPr>
            <w:tcW w:w="1091" w:type="dxa"/>
            <w:tcBorders>
              <w:top w:val="nil"/>
              <w:left w:val="nil"/>
              <w:bottom w:val="nil"/>
              <w:right w:val="single" w:sz="4" w:space="0" w:color="FFFFFF"/>
            </w:tcBorders>
            <w:shd w:val="clear" w:color="000000" w:fill="DDEBF7"/>
            <w:noWrap/>
            <w:vAlign w:val="bottom"/>
          </w:tcPr>
          <w:p w14:paraId="4CE79888" w14:textId="6A6EA4E7"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0.4432</w:t>
            </w:r>
          </w:p>
        </w:tc>
        <w:tc>
          <w:tcPr>
            <w:tcW w:w="1462" w:type="dxa"/>
            <w:tcBorders>
              <w:top w:val="nil"/>
              <w:left w:val="nil"/>
              <w:bottom w:val="nil"/>
              <w:right w:val="single" w:sz="4" w:space="0" w:color="FFFFFF"/>
            </w:tcBorders>
            <w:shd w:val="clear" w:color="000000" w:fill="DDEBF7"/>
            <w:noWrap/>
            <w:vAlign w:val="bottom"/>
          </w:tcPr>
          <w:p w14:paraId="6BD37950" w14:textId="672E8496"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0.6190</w:t>
            </w:r>
          </w:p>
        </w:tc>
        <w:tc>
          <w:tcPr>
            <w:tcW w:w="1091" w:type="dxa"/>
            <w:tcBorders>
              <w:top w:val="nil"/>
              <w:left w:val="nil"/>
              <w:bottom w:val="nil"/>
              <w:right w:val="single" w:sz="4" w:space="0" w:color="FFFFFF"/>
            </w:tcBorders>
            <w:shd w:val="clear" w:color="000000" w:fill="DDEBF7"/>
            <w:noWrap/>
            <w:vAlign w:val="bottom"/>
          </w:tcPr>
          <w:p w14:paraId="2AE1DF16" w14:textId="21623CD1"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0.5166</w:t>
            </w:r>
          </w:p>
        </w:tc>
        <w:tc>
          <w:tcPr>
            <w:tcW w:w="1097" w:type="dxa"/>
            <w:tcBorders>
              <w:top w:val="nil"/>
              <w:left w:val="nil"/>
              <w:bottom w:val="nil"/>
              <w:right w:val="single" w:sz="4" w:space="0" w:color="FFFFFF"/>
            </w:tcBorders>
            <w:shd w:val="clear" w:color="000000" w:fill="DDEBF7"/>
            <w:noWrap/>
            <w:vAlign w:val="bottom"/>
          </w:tcPr>
          <w:p w14:paraId="36380D8F" w14:textId="3252F1A9" w:rsidR="00F473C5" w:rsidRPr="002D0D70" w:rsidRDefault="00F473C5" w:rsidP="00C20CE7">
            <w:pPr>
              <w:spacing w:after="0"/>
              <w:jc w:val="right"/>
              <w:rPr>
                <w:rFonts w:eastAsia="Times New Roman" w:cs="Times New Roman"/>
                <w:bCs/>
                <w:color w:val="000000"/>
                <w:lang w:eastAsia="fr-FR"/>
              </w:rPr>
            </w:pPr>
            <w:r>
              <w:rPr>
                <w:rFonts w:eastAsia="Times New Roman" w:cs="Times New Roman"/>
                <w:bCs/>
                <w:color w:val="000000"/>
                <w:lang w:eastAsia="fr-FR"/>
              </w:rPr>
              <w:t>0.8463</w:t>
            </w:r>
          </w:p>
        </w:tc>
      </w:tr>
    </w:tbl>
    <w:p w14:paraId="359302D3" w14:textId="344FDD91" w:rsidR="00624516" w:rsidRDefault="00624516" w:rsidP="00984F2A"/>
    <w:p w14:paraId="76F3C682" w14:textId="04DD3534" w:rsidR="00624516" w:rsidRDefault="00624516" w:rsidP="00984F2A"/>
    <w:p w14:paraId="354EC357" w14:textId="1A79F4BB" w:rsidR="00624516" w:rsidRDefault="00624516" w:rsidP="00984F2A"/>
    <w:p w14:paraId="53AE7995" w14:textId="78E8D8AE" w:rsidR="00624516" w:rsidRDefault="00624516" w:rsidP="00984F2A"/>
    <w:p w14:paraId="17CD8B0B" w14:textId="2F78A6C0" w:rsidR="00624516" w:rsidRDefault="00624516" w:rsidP="00984F2A"/>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E44BEB" w:rsidRPr="004B32D5" w14:paraId="5246B3D2" w14:textId="77777777" w:rsidTr="00C20CE7">
        <w:trPr>
          <w:trHeight w:val="380"/>
        </w:trPr>
        <w:tc>
          <w:tcPr>
            <w:tcW w:w="8781" w:type="dxa"/>
            <w:gridSpan w:val="6"/>
            <w:tcBorders>
              <w:top w:val="nil"/>
              <w:left w:val="nil"/>
              <w:bottom w:val="nil"/>
              <w:right w:val="nil"/>
            </w:tcBorders>
            <w:shd w:val="clear" w:color="000000" w:fill="A9D08E"/>
            <w:noWrap/>
            <w:vAlign w:val="bottom"/>
            <w:hideMark/>
          </w:tcPr>
          <w:p w14:paraId="28BF69B3" w14:textId="0B57635D" w:rsidR="00E44BEB" w:rsidRPr="004B32D5" w:rsidRDefault="00E44BEB" w:rsidP="00E44BEB">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Comparaison des modèles pour Melbourne</w:t>
            </w:r>
          </w:p>
        </w:tc>
      </w:tr>
      <w:tr w:rsidR="00E44BEB" w:rsidRPr="004B32D5" w14:paraId="3A81DC3C" w14:textId="77777777" w:rsidTr="00C20CE7">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7D6D572D"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66B65C05"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CF523A0"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63649BF9" w14:textId="77777777" w:rsidR="00E44BEB" w:rsidRPr="004B32D5" w:rsidRDefault="00E44BEB"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5C07A32"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641CA8BA" w14:textId="77777777" w:rsidR="00E44BEB" w:rsidRPr="004B32D5" w:rsidRDefault="00E44BEB"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E44BEB" w:rsidRPr="004B32D5" w14:paraId="2EB0447E"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2EABC85" w14:textId="77777777" w:rsidR="00E44BEB" w:rsidRPr="004B32D5" w:rsidRDefault="00E44BEB" w:rsidP="00C20CE7">
            <w:pPr>
              <w:spacing w:after="0"/>
              <w:jc w:val="left"/>
              <w:rPr>
                <w:rFonts w:eastAsia="Times New Roman" w:cs="Times New Roman"/>
                <w:color w:val="000000"/>
                <w:lang w:eastAsia="fr-FR"/>
              </w:rPr>
            </w:pPr>
            <w:r>
              <w:rPr>
                <w:rFonts w:eastAsia="Times New Roman" w:cs="Times New Roman"/>
                <w:color w:val="000000"/>
                <w:lang w:eastAsia="fr-FR"/>
              </w:rPr>
              <w:t>Micro</w:t>
            </w:r>
          </w:p>
        </w:tc>
        <w:tc>
          <w:tcPr>
            <w:tcW w:w="1400" w:type="dxa"/>
            <w:tcBorders>
              <w:top w:val="nil"/>
              <w:left w:val="nil"/>
              <w:bottom w:val="single" w:sz="4" w:space="0" w:color="FFFFFF"/>
              <w:right w:val="single" w:sz="4" w:space="0" w:color="FFFFFF"/>
            </w:tcBorders>
            <w:shd w:val="clear" w:color="000000" w:fill="DDEBF7"/>
            <w:noWrap/>
            <w:vAlign w:val="bottom"/>
          </w:tcPr>
          <w:p w14:paraId="224F022D" w14:textId="1696562C"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0.8087</w:t>
            </w:r>
          </w:p>
        </w:tc>
        <w:tc>
          <w:tcPr>
            <w:tcW w:w="1091" w:type="dxa"/>
            <w:tcBorders>
              <w:top w:val="nil"/>
              <w:left w:val="nil"/>
              <w:bottom w:val="single" w:sz="4" w:space="0" w:color="FFFFFF"/>
              <w:right w:val="single" w:sz="4" w:space="0" w:color="FFFFFF"/>
            </w:tcBorders>
            <w:shd w:val="clear" w:color="000000" w:fill="DDEBF7"/>
            <w:noWrap/>
            <w:vAlign w:val="bottom"/>
          </w:tcPr>
          <w:p w14:paraId="4C13333E" w14:textId="7EF0DEC1"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0.3393</w:t>
            </w:r>
          </w:p>
        </w:tc>
        <w:tc>
          <w:tcPr>
            <w:tcW w:w="1462" w:type="dxa"/>
            <w:tcBorders>
              <w:top w:val="nil"/>
              <w:left w:val="nil"/>
              <w:bottom w:val="single" w:sz="4" w:space="0" w:color="FFFFFF"/>
              <w:right w:val="single" w:sz="4" w:space="0" w:color="FFFFFF"/>
            </w:tcBorders>
            <w:shd w:val="clear" w:color="000000" w:fill="DDEBF7"/>
            <w:noWrap/>
            <w:vAlign w:val="bottom"/>
          </w:tcPr>
          <w:p w14:paraId="17A1A286" w14:textId="229C5031"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0.7308</w:t>
            </w:r>
          </w:p>
        </w:tc>
        <w:tc>
          <w:tcPr>
            <w:tcW w:w="1091" w:type="dxa"/>
            <w:tcBorders>
              <w:top w:val="nil"/>
              <w:left w:val="nil"/>
              <w:bottom w:val="single" w:sz="4" w:space="0" w:color="FFFFFF"/>
              <w:right w:val="single" w:sz="4" w:space="0" w:color="FFFFFF"/>
            </w:tcBorders>
            <w:shd w:val="clear" w:color="000000" w:fill="DDEBF7"/>
            <w:noWrap/>
            <w:vAlign w:val="bottom"/>
          </w:tcPr>
          <w:p w14:paraId="2EE4AFB8" w14:textId="26998287"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0.4634</w:t>
            </w:r>
          </w:p>
        </w:tc>
        <w:tc>
          <w:tcPr>
            <w:tcW w:w="1097" w:type="dxa"/>
            <w:tcBorders>
              <w:top w:val="nil"/>
              <w:left w:val="nil"/>
              <w:bottom w:val="single" w:sz="4" w:space="0" w:color="FFFFFF"/>
              <w:right w:val="single" w:sz="4" w:space="0" w:color="FFFFFF"/>
            </w:tcBorders>
            <w:shd w:val="clear" w:color="000000" w:fill="DDEBF7"/>
            <w:noWrap/>
            <w:vAlign w:val="bottom"/>
          </w:tcPr>
          <w:p w14:paraId="1635F2CC" w14:textId="0AF427FE"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0.8447</w:t>
            </w:r>
          </w:p>
        </w:tc>
      </w:tr>
      <w:tr w:rsidR="00E44BEB" w:rsidRPr="004B32D5" w14:paraId="2C28D442"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3B405B15" w14:textId="77777777" w:rsidR="00E44BEB" w:rsidRDefault="00E44BEB" w:rsidP="00C20CE7">
            <w:pPr>
              <w:spacing w:after="0"/>
              <w:jc w:val="left"/>
              <w:rPr>
                <w:rFonts w:eastAsia="Times New Roman" w:cs="Times New Roman"/>
                <w:color w:val="000000"/>
                <w:lang w:eastAsia="fr-FR"/>
              </w:rPr>
            </w:pPr>
            <w:r>
              <w:rPr>
                <w:rFonts w:eastAsia="Times New Roman" w:cs="Times New Roman"/>
                <w:color w:val="000000"/>
                <w:lang w:eastAsia="fr-FR"/>
              </w:rPr>
              <w:t>Global</w:t>
            </w:r>
          </w:p>
        </w:tc>
        <w:tc>
          <w:tcPr>
            <w:tcW w:w="1400" w:type="dxa"/>
            <w:tcBorders>
              <w:top w:val="nil"/>
              <w:left w:val="nil"/>
              <w:bottom w:val="single" w:sz="4" w:space="0" w:color="FFFFFF"/>
              <w:right w:val="single" w:sz="4" w:space="0" w:color="FFFFFF"/>
            </w:tcBorders>
            <w:shd w:val="clear" w:color="000000" w:fill="DDEBF7"/>
            <w:noWrap/>
            <w:vAlign w:val="bottom"/>
          </w:tcPr>
          <w:p w14:paraId="2EF30F25" w14:textId="33EC166E"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0.8151</w:t>
            </w:r>
          </w:p>
        </w:tc>
        <w:tc>
          <w:tcPr>
            <w:tcW w:w="1091" w:type="dxa"/>
            <w:tcBorders>
              <w:top w:val="nil"/>
              <w:left w:val="nil"/>
              <w:bottom w:val="single" w:sz="4" w:space="0" w:color="FFFFFF"/>
              <w:right w:val="single" w:sz="4" w:space="0" w:color="FFFFFF"/>
            </w:tcBorders>
            <w:shd w:val="clear" w:color="000000" w:fill="DDEBF7"/>
            <w:noWrap/>
            <w:vAlign w:val="bottom"/>
          </w:tcPr>
          <w:p w14:paraId="3D98C21A" w14:textId="7B70CA38"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0.3153</w:t>
            </w:r>
          </w:p>
        </w:tc>
        <w:tc>
          <w:tcPr>
            <w:tcW w:w="1462" w:type="dxa"/>
            <w:tcBorders>
              <w:top w:val="nil"/>
              <w:left w:val="nil"/>
              <w:bottom w:val="single" w:sz="4" w:space="0" w:color="FFFFFF"/>
              <w:right w:val="single" w:sz="4" w:space="0" w:color="FFFFFF"/>
            </w:tcBorders>
            <w:shd w:val="clear" w:color="000000" w:fill="DDEBF7"/>
            <w:noWrap/>
            <w:vAlign w:val="bottom"/>
          </w:tcPr>
          <w:p w14:paraId="285B3A1C" w14:textId="537D77BA"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0.8750</w:t>
            </w:r>
          </w:p>
        </w:tc>
        <w:tc>
          <w:tcPr>
            <w:tcW w:w="1091" w:type="dxa"/>
            <w:tcBorders>
              <w:top w:val="nil"/>
              <w:left w:val="nil"/>
              <w:bottom w:val="single" w:sz="4" w:space="0" w:color="FFFFFF"/>
              <w:right w:val="single" w:sz="4" w:space="0" w:color="FFFFFF"/>
            </w:tcBorders>
            <w:shd w:val="clear" w:color="000000" w:fill="DDEBF7"/>
            <w:noWrap/>
            <w:vAlign w:val="bottom"/>
          </w:tcPr>
          <w:p w14:paraId="4ED115C5" w14:textId="7956E72B"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0.4636</w:t>
            </w:r>
          </w:p>
        </w:tc>
        <w:tc>
          <w:tcPr>
            <w:tcW w:w="1097" w:type="dxa"/>
            <w:tcBorders>
              <w:top w:val="nil"/>
              <w:left w:val="nil"/>
              <w:bottom w:val="single" w:sz="4" w:space="0" w:color="FFFFFF"/>
              <w:right w:val="single" w:sz="4" w:space="0" w:color="FFFFFF"/>
            </w:tcBorders>
            <w:shd w:val="clear" w:color="000000" w:fill="DDEBF7"/>
            <w:noWrap/>
            <w:vAlign w:val="bottom"/>
          </w:tcPr>
          <w:p w14:paraId="463CF8FD" w14:textId="3901D408"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0.8363</w:t>
            </w:r>
          </w:p>
        </w:tc>
      </w:tr>
      <w:tr w:rsidR="00E44BEB" w:rsidRPr="004B32D5" w14:paraId="514151BC" w14:textId="77777777" w:rsidTr="00C20CE7">
        <w:trPr>
          <w:trHeight w:val="320"/>
        </w:trPr>
        <w:tc>
          <w:tcPr>
            <w:tcW w:w="2640" w:type="dxa"/>
            <w:tcBorders>
              <w:top w:val="nil"/>
              <w:left w:val="single" w:sz="4" w:space="0" w:color="FFFFFF"/>
              <w:bottom w:val="nil"/>
              <w:right w:val="single" w:sz="4" w:space="0" w:color="FFFFFF"/>
            </w:tcBorders>
            <w:shd w:val="clear" w:color="000000" w:fill="9BC2E6"/>
            <w:noWrap/>
            <w:vAlign w:val="bottom"/>
            <w:hideMark/>
          </w:tcPr>
          <w:p w14:paraId="3563B35B" w14:textId="47593D3A" w:rsidR="00E44BEB" w:rsidRPr="004B32D5" w:rsidRDefault="00E44BEB" w:rsidP="00E44BEB">
            <w:pPr>
              <w:spacing w:after="0"/>
              <w:jc w:val="left"/>
              <w:rPr>
                <w:rFonts w:eastAsia="Times New Roman" w:cs="Times New Roman"/>
                <w:b/>
                <w:bCs/>
                <w:color w:val="000000"/>
                <w:lang w:eastAsia="fr-FR"/>
              </w:rPr>
            </w:pPr>
            <w:r>
              <w:rPr>
                <w:rFonts w:eastAsia="Times New Roman" w:cs="Times New Roman"/>
                <w:color w:val="000000"/>
                <w:lang w:eastAsia="fr-FR"/>
              </w:rPr>
              <w:t>Climat – 3, Sud-Est</w:t>
            </w:r>
          </w:p>
        </w:tc>
        <w:tc>
          <w:tcPr>
            <w:tcW w:w="1400" w:type="dxa"/>
            <w:tcBorders>
              <w:top w:val="nil"/>
              <w:left w:val="nil"/>
              <w:bottom w:val="nil"/>
              <w:right w:val="single" w:sz="4" w:space="0" w:color="FFFFFF"/>
            </w:tcBorders>
            <w:shd w:val="clear" w:color="000000" w:fill="DDEBF7"/>
            <w:noWrap/>
            <w:vAlign w:val="bottom"/>
          </w:tcPr>
          <w:p w14:paraId="4CE4798F" w14:textId="543DBE18"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0.8365</w:t>
            </w:r>
          </w:p>
        </w:tc>
        <w:tc>
          <w:tcPr>
            <w:tcW w:w="1091" w:type="dxa"/>
            <w:tcBorders>
              <w:top w:val="nil"/>
              <w:left w:val="nil"/>
              <w:bottom w:val="nil"/>
              <w:right w:val="single" w:sz="4" w:space="0" w:color="FFFFFF"/>
            </w:tcBorders>
            <w:shd w:val="clear" w:color="000000" w:fill="DDEBF7"/>
            <w:noWrap/>
            <w:vAlign w:val="bottom"/>
          </w:tcPr>
          <w:p w14:paraId="74183212" w14:textId="3A4C4272"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0.4000</w:t>
            </w:r>
          </w:p>
        </w:tc>
        <w:tc>
          <w:tcPr>
            <w:tcW w:w="1462" w:type="dxa"/>
            <w:tcBorders>
              <w:top w:val="nil"/>
              <w:left w:val="nil"/>
              <w:bottom w:val="nil"/>
              <w:right w:val="single" w:sz="4" w:space="0" w:color="FFFFFF"/>
            </w:tcBorders>
            <w:shd w:val="clear" w:color="000000" w:fill="DDEBF7"/>
            <w:noWrap/>
            <w:vAlign w:val="bottom"/>
          </w:tcPr>
          <w:p w14:paraId="5F45D58C" w14:textId="12CA15F7"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0.7018</w:t>
            </w:r>
          </w:p>
        </w:tc>
        <w:tc>
          <w:tcPr>
            <w:tcW w:w="1091" w:type="dxa"/>
            <w:tcBorders>
              <w:top w:val="nil"/>
              <w:left w:val="nil"/>
              <w:bottom w:val="nil"/>
              <w:right w:val="single" w:sz="4" w:space="0" w:color="FFFFFF"/>
            </w:tcBorders>
            <w:shd w:val="clear" w:color="000000" w:fill="DDEBF7"/>
            <w:noWrap/>
            <w:vAlign w:val="bottom"/>
          </w:tcPr>
          <w:p w14:paraId="151E4330" w14:textId="776FF21C"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0.5096</w:t>
            </w:r>
          </w:p>
        </w:tc>
        <w:tc>
          <w:tcPr>
            <w:tcW w:w="1097" w:type="dxa"/>
            <w:tcBorders>
              <w:top w:val="nil"/>
              <w:left w:val="nil"/>
              <w:bottom w:val="nil"/>
              <w:right w:val="single" w:sz="4" w:space="0" w:color="FFFFFF"/>
            </w:tcBorders>
            <w:shd w:val="clear" w:color="000000" w:fill="DDEBF7"/>
            <w:noWrap/>
            <w:vAlign w:val="bottom"/>
          </w:tcPr>
          <w:p w14:paraId="45044E6C" w14:textId="0FC66E96" w:rsidR="00E44BEB" w:rsidRPr="002D0D70" w:rsidRDefault="00E44BEB" w:rsidP="00C20CE7">
            <w:pPr>
              <w:spacing w:after="0"/>
              <w:jc w:val="right"/>
              <w:rPr>
                <w:rFonts w:eastAsia="Times New Roman" w:cs="Times New Roman"/>
                <w:bCs/>
                <w:color w:val="000000"/>
                <w:lang w:eastAsia="fr-FR"/>
              </w:rPr>
            </w:pPr>
            <w:r>
              <w:rPr>
                <w:rFonts w:eastAsia="Times New Roman" w:cs="Times New Roman"/>
                <w:bCs/>
                <w:color w:val="000000"/>
                <w:lang w:eastAsia="fr-FR"/>
              </w:rPr>
              <w:t>0.8692</w:t>
            </w:r>
          </w:p>
        </w:tc>
      </w:tr>
    </w:tbl>
    <w:p w14:paraId="42A1E220" w14:textId="3B058398" w:rsidR="00E44BEB" w:rsidRDefault="00E44BEB" w:rsidP="00984F2A"/>
    <w:p w14:paraId="5D961EE1" w14:textId="761EE78C" w:rsidR="00E44BEB" w:rsidRDefault="00E44BEB" w:rsidP="00984F2A"/>
    <w:p w14:paraId="1AA5D1E9" w14:textId="050F239C" w:rsidR="00E44BEB" w:rsidRDefault="00E44BEB" w:rsidP="00984F2A"/>
    <w:p w14:paraId="30D5D27E" w14:textId="0C967EAD" w:rsidR="00E44BEB" w:rsidRDefault="00E44BEB" w:rsidP="00984F2A"/>
    <w:p w14:paraId="04866C06" w14:textId="180DAB5E" w:rsidR="00E44BEB" w:rsidRDefault="00E44BEB" w:rsidP="00984F2A"/>
    <w:p w14:paraId="5F73E40D" w14:textId="0FA19171" w:rsidR="00E44BEB" w:rsidRDefault="00843488" w:rsidP="00984F2A">
      <w:r>
        <w:t xml:space="preserve">Les tableaux ci-dessus illustrent qu’aucune des trois approches, globale, locale ou climatique, n’est </w:t>
      </w:r>
      <w:commentRangeStart w:id="56"/>
      <w:r>
        <w:t xml:space="preserve">meilleure de façon </w:t>
      </w:r>
      <w:commentRangeEnd w:id="56"/>
      <w:r w:rsidR="000623C5">
        <w:rPr>
          <w:rStyle w:val="Marquedecommentaire"/>
        </w:rPr>
        <w:commentReference w:id="56"/>
      </w:r>
      <w:r>
        <w:t xml:space="preserve">systématique. Pour Uluru, c’est un modèle entraîné spécifiquement sur les données du célèbre rocher qui offre les meilleures performances. Pour </w:t>
      </w:r>
      <w:proofErr w:type="spellStart"/>
      <w:r>
        <w:t>SalmonGums</w:t>
      </w:r>
      <w:proofErr w:type="spellEnd"/>
      <w:r>
        <w:t>, le modèle global performe mieux que les deux autres. Enfin, on préfèrera une modélisation par climat pour Melbourne.</w:t>
      </w:r>
    </w:p>
    <w:p w14:paraId="445560E9" w14:textId="5BDCF212" w:rsidR="00843488" w:rsidRDefault="00916289" w:rsidP="00984F2A">
      <w:r>
        <w:t>Ces trois niveaux de granularité semblent donc complémentaires.</w:t>
      </w:r>
    </w:p>
    <w:p w14:paraId="6091D7E1" w14:textId="77777777" w:rsidR="00585051" w:rsidRDefault="00585051" w:rsidP="00984F2A"/>
    <w:p w14:paraId="652289E2" w14:textId="4DBB4E3C" w:rsidR="00853BD2" w:rsidRDefault="008D6B6A" w:rsidP="00984F2A">
      <w:r>
        <w:t xml:space="preserve">De façon plus détaillée, </w:t>
      </w:r>
      <w:commentRangeStart w:id="57"/>
      <w:r>
        <w:t>observons l’accuracy pour chacune des 49 lieux en comparant </w:t>
      </w:r>
      <w:commentRangeEnd w:id="57"/>
      <w:r w:rsidR="003516A2">
        <w:rPr>
          <w:rStyle w:val="Marquedecommentaire"/>
        </w:rPr>
        <w:commentReference w:id="57"/>
      </w:r>
      <w:r>
        <w:t>:</w:t>
      </w:r>
    </w:p>
    <w:p w14:paraId="25B52984" w14:textId="0735E3AA" w:rsidR="008D6B6A" w:rsidRDefault="008D6B6A" w:rsidP="008D6B6A">
      <w:pPr>
        <w:pStyle w:val="Paragraphedeliste"/>
        <w:numPr>
          <w:ilvl w:val="0"/>
          <w:numId w:val="25"/>
        </w:numPr>
      </w:pPr>
      <w:r>
        <w:t xml:space="preserve">Un modèle global, entraîné sur l’ensemble du </w:t>
      </w:r>
      <w:proofErr w:type="spellStart"/>
      <w:r>
        <w:t>dataset</w:t>
      </w:r>
      <w:proofErr w:type="spellEnd"/>
      <w:r>
        <w:t xml:space="preserve"> (« ML Global »)</w:t>
      </w:r>
    </w:p>
    <w:p w14:paraId="338EBA99" w14:textId="1D375F7D" w:rsidR="008D6B6A" w:rsidRDefault="008D6B6A" w:rsidP="008D6B6A">
      <w:pPr>
        <w:pStyle w:val="Paragraphedeliste"/>
        <w:numPr>
          <w:ilvl w:val="0"/>
          <w:numId w:val="25"/>
        </w:numPr>
      </w:pPr>
      <w:r>
        <w:t>Un modèle local, entraîné spécifiquement sur les données du lieu concerné (« ML Individuel »)</w:t>
      </w:r>
    </w:p>
    <w:p w14:paraId="705705D0" w14:textId="2CC47A69" w:rsidR="008D6B6A" w:rsidRDefault="008D6B6A" w:rsidP="008D6B6A">
      <w:pPr>
        <w:pStyle w:val="Paragraphedeliste"/>
        <w:numPr>
          <w:ilvl w:val="0"/>
          <w:numId w:val="25"/>
        </w:numPr>
      </w:pPr>
      <w:r>
        <w:t>Un modèle naïf se contentant de prédire qu’il ne pleuvra jamais, qui nous permettra de relativiser les scores obtenus par les deux premiers modèles</w:t>
      </w:r>
      <w:r w:rsidR="000F44FC">
        <w:t xml:space="preserve"> (« </w:t>
      </w:r>
      <w:proofErr w:type="spellStart"/>
      <w:r w:rsidR="000F44FC">
        <w:t>Pred</w:t>
      </w:r>
      <w:proofErr w:type="spellEnd"/>
      <w:r w:rsidR="000F44FC">
        <w:t xml:space="preserve"> Bas »)</w:t>
      </w:r>
    </w:p>
    <w:p w14:paraId="718B1839" w14:textId="5AC9D965" w:rsidR="008D6B6A" w:rsidRDefault="008D6B6A" w:rsidP="008D6B6A"/>
    <w:p w14:paraId="0CA5EE62" w14:textId="553F331F" w:rsidR="008D6B6A" w:rsidRDefault="008D6B6A" w:rsidP="008D6B6A">
      <w:r>
        <w:rPr>
          <w:noProof/>
          <w:lang w:eastAsia="fr-FR"/>
        </w:rPr>
        <w:lastRenderedPageBreak/>
        <w:drawing>
          <wp:inline distT="114300" distB="114300" distL="114300" distR="114300" wp14:anchorId="1B29E58C" wp14:editId="1673E8E8">
            <wp:extent cx="6475730" cy="2411765"/>
            <wp:effectExtent l="0" t="0" r="1270" b="762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475730" cy="2411765"/>
                    </a:xfrm>
                    <a:prstGeom prst="rect">
                      <a:avLst/>
                    </a:prstGeom>
                    <a:ln/>
                  </pic:spPr>
                </pic:pic>
              </a:graphicData>
            </a:graphic>
          </wp:inline>
        </w:drawing>
      </w:r>
    </w:p>
    <w:p w14:paraId="6A380575" w14:textId="68944FED" w:rsidR="008D6B6A" w:rsidRDefault="000F44FC" w:rsidP="008D6B6A">
      <w:r>
        <w:t>La moyenne de l’ensemble des Location donne un score de 0,875 pour les ML Individuels, 0,8746 pour les ML Global et 0,7782 pour le modèle « </w:t>
      </w:r>
      <w:proofErr w:type="spellStart"/>
      <w:r>
        <w:t>Pred</w:t>
      </w:r>
      <w:proofErr w:type="spellEnd"/>
      <w:r>
        <w:t xml:space="preserve"> Bas »). L’approche micro fournit donc un score légèrement meilleur en moyenne. La différence est cependant faible, et nous pouvons voir sur le graphique ci-dessus que même en observant chaque </w:t>
      </w:r>
      <w:r w:rsidRPr="003516A2">
        <w:rPr>
          <w:i/>
          <w:iCs/>
          <w:rPrChange w:id="58" w:author="Quyen THIEU" w:date="2023-11-28T15:22:00Z">
            <w:rPr/>
          </w:rPrChange>
        </w:rPr>
        <w:t>Location</w:t>
      </w:r>
      <w:r>
        <w:t>, il n’y a que peu de différences de performances.</w:t>
      </w:r>
    </w:p>
    <w:p w14:paraId="3635942D" w14:textId="0FE21F6E" w:rsidR="008D6B6A" w:rsidRPr="00984F2A" w:rsidDel="003516A2" w:rsidRDefault="008D6B6A" w:rsidP="008D6B6A">
      <w:pPr>
        <w:rPr>
          <w:del w:id="59" w:author="Quyen THIEU" w:date="2023-11-28T15:25:00Z"/>
        </w:rPr>
      </w:pPr>
    </w:p>
    <w:p w14:paraId="5A205E17" w14:textId="77777777" w:rsidR="0022437F" w:rsidRDefault="0022437F" w:rsidP="0022437F">
      <w:pPr>
        <w:pStyle w:val="Titre3"/>
      </w:pPr>
      <w:bookmarkStart w:id="60" w:name="_Toc152009251"/>
      <w:r>
        <w:t xml:space="preserve">Impact du </w:t>
      </w:r>
      <w:proofErr w:type="spellStart"/>
      <w:r>
        <w:t>feature</w:t>
      </w:r>
      <w:proofErr w:type="spellEnd"/>
      <w:r>
        <w:t xml:space="preserve"> </w:t>
      </w:r>
      <w:proofErr w:type="spellStart"/>
      <w:r>
        <w:t>enginerring</w:t>
      </w:r>
      <w:bookmarkEnd w:id="60"/>
      <w:proofErr w:type="spellEnd"/>
      <w:r>
        <w:t xml:space="preserve"> </w:t>
      </w:r>
    </w:p>
    <w:p w14:paraId="410B1444" w14:textId="1184C046" w:rsidR="00A61B48" w:rsidDel="003516A2" w:rsidRDefault="00A61B48" w:rsidP="00A61B48">
      <w:pPr>
        <w:rPr>
          <w:del w:id="61" w:author="Quyen THIEU" w:date="2023-11-28T15:25:00Z"/>
        </w:rPr>
      </w:pPr>
    </w:p>
    <w:p w14:paraId="69869CB2" w14:textId="4BFD319C" w:rsidR="00A61B48" w:rsidRDefault="00A61B48" w:rsidP="00A61B48">
      <w:r>
        <w:t xml:space="preserve">Maintenant que nous avons pu déterminer que le XGBoost performe mieux que les autres modèles de machine learning et que nous avons identifié des </w:t>
      </w:r>
      <w:del w:id="62" w:author="Quyen THIEU" w:date="2023-11-28T15:25:00Z">
        <w:r w:rsidDel="003516A2">
          <w:delText>hyperparamétres</w:delText>
        </w:r>
      </w:del>
      <w:ins w:id="63" w:author="Quyen THIEU" w:date="2023-11-28T15:25:00Z">
        <w:r w:rsidR="003516A2">
          <w:t>hyperparamètres</w:t>
        </w:r>
      </w:ins>
      <w:r>
        <w:t xml:space="preserve"> adaptés, regardons quel impact ont eu les travaux de </w:t>
      </w:r>
      <w:proofErr w:type="spellStart"/>
      <w:r>
        <w:t>feature</w:t>
      </w:r>
      <w:proofErr w:type="spellEnd"/>
      <w:r>
        <w:t xml:space="preserve"> engineering.</w:t>
      </w:r>
    </w:p>
    <w:p w14:paraId="29F3B559" w14:textId="454DF648" w:rsidR="00A61B48" w:rsidRDefault="00A61B48" w:rsidP="00A61B48">
      <w:r>
        <w:t xml:space="preserve">Le modèle dit « avec features d’origine » effectue des transformations élémentaires sur le </w:t>
      </w:r>
      <w:proofErr w:type="spellStart"/>
      <w:r>
        <w:t>dataset</w:t>
      </w:r>
      <w:proofErr w:type="spellEnd"/>
      <w:r>
        <w:t xml:space="preserve"> WeatherAUS.csv, tel le remplacement des ‘Yes’ par des </w:t>
      </w:r>
      <w:proofErr w:type="spellStart"/>
      <w:r>
        <w:t>True</w:t>
      </w:r>
      <w:proofErr w:type="spellEnd"/>
      <w:r>
        <w:t xml:space="preserve"> pour les variables binaires ainsi qu’un encodage </w:t>
      </w:r>
      <w:proofErr w:type="spellStart"/>
      <w:r>
        <w:t>OneHot</w:t>
      </w:r>
      <w:proofErr w:type="spellEnd"/>
      <w:r>
        <w:t xml:space="preserve"> des variables catégorielles. </w:t>
      </w:r>
      <w:r w:rsidR="0074479E">
        <w:t xml:space="preserve">Les NA sont traités par suppression pure et simple, sans substitution. </w:t>
      </w:r>
      <w:commentRangeStart w:id="64"/>
      <w:r w:rsidR="0074479E">
        <w:t xml:space="preserve">Les quatre variables ayant un taux très important de NA sont supprimées, faute de quoi un </w:t>
      </w:r>
      <w:proofErr w:type="spellStart"/>
      <w:r w:rsidR="0074479E">
        <w:t>dropna</w:t>
      </w:r>
      <w:proofErr w:type="spellEnd"/>
      <w:r w:rsidR="0074479E">
        <w:t xml:space="preserve"> global entraine la suppression de plus de la moitié du </w:t>
      </w:r>
      <w:proofErr w:type="spellStart"/>
      <w:r w:rsidR="0074479E">
        <w:t>dataset</w:t>
      </w:r>
      <w:commentRangeEnd w:id="64"/>
      <w:proofErr w:type="spellEnd"/>
      <w:r w:rsidR="00C332C6">
        <w:rPr>
          <w:rStyle w:val="Marquedecommentaire"/>
        </w:rPr>
        <w:commentReference w:id="64"/>
      </w:r>
      <w:r w:rsidR="0074479E">
        <w:t>.</w:t>
      </w:r>
    </w:p>
    <w:p w14:paraId="47C7738D" w14:textId="77777777" w:rsidR="00A12374" w:rsidRDefault="00A12374" w:rsidP="00A61B48"/>
    <w:p w14:paraId="4EAB8145" w14:textId="68FA51B9" w:rsidR="0074479E" w:rsidRDefault="0074479E" w:rsidP="00A61B48">
      <w:r>
        <w:t xml:space="preserve">Le modèle dit « avec nouvelles features » est issu des travaux menés dans la première partie du projet. Les valeurs nulles sont gérées par KNN Imputation, les variables catégorielles de direction du vent sont remplacées par des variables quantitatives trigonométriques, les </w:t>
      </w:r>
      <w:r w:rsidRPr="00C332C6">
        <w:rPr>
          <w:i/>
          <w:iCs/>
          <w:rPrChange w:id="65" w:author="Quyen THIEU" w:date="2023-11-28T15:28:00Z">
            <w:rPr/>
          </w:rPrChange>
        </w:rPr>
        <w:t>Location</w:t>
      </w:r>
      <w:r>
        <w:t xml:space="preserve"> sont remplacées par la latitude et la longitude, </w:t>
      </w:r>
      <w:r w:rsidR="00861797">
        <w:t xml:space="preserve">une variable Climat indique le résultat de la </w:t>
      </w:r>
      <w:proofErr w:type="spellStart"/>
      <w:r w:rsidR="00861797">
        <w:t>clusterisation</w:t>
      </w:r>
      <w:proofErr w:type="spellEnd"/>
      <w:r w:rsidR="00861797">
        <w:t xml:space="preserve"> par zone climatique, </w:t>
      </w:r>
      <w:r>
        <w:t>l’amplitude thermique est ajoutée (=</w:t>
      </w:r>
      <w:proofErr w:type="spellStart"/>
      <w:r>
        <w:t>TempMax-TempMin</w:t>
      </w:r>
      <w:proofErr w:type="spellEnd"/>
      <w:r>
        <w:t>), et afin deux variables temporelles respectivement égales au cosinus de 2*pi*(numéro du jour dans l’année/365) et cosinus 4*pi*(numéro du jour dans l’année/365).</w:t>
      </w:r>
    </w:p>
    <w:p w14:paraId="7A523A58" w14:textId="2350D1FF" w:rsidR="008761B9" w:rsidRDefault="008761B9" w:rsidP="00A61B48">
      <w:r>
        <w:t xml:space="preserve">Nous comparons ci-dessous les performances d’un XGBoost avec </w:t>
      </w:r>
      <w:commentRangeStart w:id="66"/>
      <w:r>
        <w:t xml:space="preserve">les mêmes hyperparamètres </w:t>
      </w:r>
      <w:commentRangeEnd w:id="66"/>
      <w:r w:rsidR="00C332C6">
        <w:rPr>
          <w:rStyle w:val="Marquedecommentaire"/>
        </w:rPr>
        <w:commentReference w:id="66"/>
      </w:r>
      <w:r>
        <w:t xml:space="preserve">sur ces deux </w:t>
      </w:r>
      <w:proofErr w:type="spellStart"/>
      <w:r>
        <w:t>dataset</w:t>
      </w:r>
      <w:proofErr w:type="spellEnd"/>
      <w:r>
        <w:t xml:space="preserve"> portant sur toute l’Australie dans les deux cas :</w:t>
      </w:r>
    </w:p>
    <w:p w14:paraId="7FE7A69D" w14:textId="77777777" w:rsidR="00A61B48" w:rsidRDefault="00A61B48" w:rsidP="00A61B48"/>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E90323" w:rsidRPr="004B32D5" w14:paraId="2C02B315" w14:textId="77777777" w:rsidTr="003C710C">
        <w:trPr>
          <w:trHeight w:val="380"/>
        </w:trPr>
        <w:tc>
          <w:tcPr>
            <w:tcW w:w="8781" w:type="dxa"/>
            <w:gridSpan w:val="6"/>
            <w:tcBorders>
              <w:top w:val="nil"/>
              <w:left w:val="nil"/>
              <w:bottom w:val="nil"/>
              <w:right w:val="nil"/>
            </w:tcBorders>
            <w:shd w:val="clear" w:color="000000" w:fill="A9D08E"/>
            <w:noWrap/>
            <w:vAlign w:val="bottom"/>
            <w:hideMark/>
          </w:tcPr>
          <w:p w14:paraId="7394BC24" w14:textId="6D6470F8" w:rsidR="00E90323" w:rsidRPr="004B32D5" w:rsidRDefault="00D607A1" w:rsidP="00D607A1">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Performances</w:t>
            </w:r>
            <w:r w:rsidR="00E90323">
              <w:rPr>
                <w:rFonts w:eastAsia="Times New Roman" w:cs="Times New Roman"/>
                <w:b/>
                <w:bCs/>
                <w:color w:val="000000"/>
                <w:sz w:val="28"/>
                <w:szCs w:val="28"/>
                <w:lang w:eastAsia="fr-FR"/>
              </w:rPr>
              <w:t xml:space="preserve"> d</w:t>
            </w:r>
            <w:r>
              <w:rPr>
                <w:rFonts w:eastAsia="Times New Roman" w:cs="Times New Roman"/>
                <w:b/>
                <w:bCs/>
                <w:color w:val="000000"/>
                <w:sz w:val="28"/>
                <w:szCs w:val="28"/>
                <w:lang w:eastAsia="fr-FR"/>
              </w:rPr>
              <w:t xml:space="preserve">’un XGBoost en fonction du </w:t>
            </w:r>
            <w:proofErr w:type="spellStart"/>
            <w:r>
              <w:rPr>
                <w:rFonts w:eastAsia="Times New Roman" w:cs="Times New Roman"/>
                <w:b/>
                <w:bCs/>
                <w:color w:val="000000"/>
                <w:sz w:val="28"/>
                <w:szCs w:val="28"/>
                <w:lang w:eastAsia="fr-FR"/>
              </w:rPr>
              <w:t>feature</w:t>
            </w:r>
            <w:proofErr w:type="spellEnd"/>
            <w:r>
              <w:rPr>
                <w:rFonts w:eastAsia="Times New Roman" w:cs="Times New Roman"/>
                <w:b/>
                <w:bCs/>
                <w:color w:val="000000"/>
                <w:sz w:val="28"/>
                <w:szCs w:val="28"/>
                <w:lang w:eastAsia="fr-FR"/>
              </w:rPr>
              <w:t xml:space="preserve"> engineering</w:t>
            </w:r>
          </w:p>
        </w:tc>
      </w:tr>
      <w:tr w:rsidR="00E90323" w:rsidRPr="004B32D5" w14:paraId="08AC955D" w14:textId="77777777" w:rsidTr="003C710C">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7E9CE5CC"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6428B3A6"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0880E0EB"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53414347" w14:textId="77777777" w:rsidR="00E90323" w:rsidRPr="004B32D5" w:rsidRDefault="00E90323" w:rsidP="003C710C">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09BEE592"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7B79BF4B" w14:textId="77777777" w:rsidR="00E90323" w:rsidRPr="004B32D5" w:rsidRDefault="00E90323" w:rsidP="003C710C">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E90323" w:rsidRPr="004B32D5" w14:paraId="10219B61" w14:textId="77777777" w:rsidTr="00E90323">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5FEAC0AA" w14:textId="3C8A767B" w:rsidR="00E90323" w:rsidRPr="004B32D5" w:rsidRDefault="00E90323" w:rsidP="00E90323">
            <w:pPr>
              <w:spacing w:after="0"/>
              <w:jc w:val="left"/>
              <w:rPr>
                <w:rFonts w:eastAsia="Times New Roman" w:cs="Times New Roman"/>
                <w:color w:val="000000"/>
                <w:lang w:eastAsia="fr-FR"/>
              </w:rPr>
            </w:pPr>
            <w:r>
              <w:rPr>
                <w:rFonts w:eastAsia="Times New Roman" w:cs="Times New Roman"/>
                <w:color w:val="000000"/>
                <w:lang w:eastAsia="fr-FR"/>
              </w:rPr>
              <w:t>Avec nouvelles features</w:t>
            </w:r>
          </w:p>
        </w:tc>
        <w:tc>
          <w:tcPr>
            <w:tcW w:w="1400" w:type="dxa"/>
            <w:tcBorders>
              <w:top w:val="nil"/>
              <w:left w:val="nil"/>
              <w:bottom w:val="single" w:sz="4" w:space="0" w:color="FFFFFF"/>
              <w:right w:val="single" w:sz="4" w:space="0" w:color="FFFFFF"/>
            </w:tcBorders>
            <w:shd w:val="clear" w:color="000000" w:fill="DDEBF7"/>
            <w:noWrap/>
            <w:vAlign w:val="bottom"/>
          </w:tcPr>
          <w:p w14:paraId="4BEE1638" w14:textId="1FF284A6"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0.8</w:t>
            </w:r>
            <w:r w:rsidR="0057335E">
              <w:rPr>
                <w:rFonts w:eastAsia="Times New Roman" w:cs="Times New Roman"/>
                <w:color w:val="000000"/>
                <w:lang w:eastAsia="fr-FR"/>
              </w:rPr>
              <w:t>65</w:t>
            </w:r>
            <w:r w:rsidR="00F510D3">
              <w:rPr>
                <w:rFonts w:eastAsia="Times New Roman" w:cs="Times New Roman"/>
                <w:color w:val="000000"/>
                <w:lang w:eastAsia="fr-FR"/>
              </w:rPr>
              <w:t>8</w:t>
            </w:r>
          </w:p>
        </w:tc>
        <w:tc>
          <w:tcPr>
            <w:tcW w:w="1091" w:type="dxa"/>
            <w:tcBorders>
              <w:top w:val="nil"/>
              <w:left w:val="nil"/>
              <w:bottom w:val="single" w:sz="4" w:space="0" w:color="FFFFFF"/>
              <w:right w:val="single" w:sz="4" w:space="0" w:color="FFFFFF"/>
            </w:tcBorders>
            <w:shd w:val="clear" w:color="000000" w:fill="DDEBF7"/>
            <w:noWrap/>
            <w:vAlign w:val="bottom"/>
          </w:tcPr>
          <w:p w14:paraId="07D741BB" w14:textId="039EE003"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w:t>
            </w:r>
            <w:r w:rsidR="0057335E">
              <w:rPr>
                <w:rFonts w:eastAsia="Times New Roman" w:cs="Times New Roman"/>
                <w:color w:val="000000"/>
                <w:lang w:eastAsia="fr-FR"/>
              </w:rPr>
              <w:t>55</w:t>
            </w:r>
            <w:r w:rsidR="00F510D3">
              <w:rPr>
                <w:rFonts w:eastAsia="Times New Roman" w:cs="Times New Roman"/>
                <w:color w:val="000000"/>
                <w:lang w:eastAsia="fr-FR"/>
              </w:rPr>
              <w:t>85</w:t>
            </w:r>
          </w:p>
        </w:tc>
        <w:tc>
          <w:tcPr>
            <w:tcW w:w="1462" w:type="dxa"/>
            <w:tcBorders>
              <w:top w:val="nil"/>
              <w:left w:val="nil"/>
              <w:bottom w:val="single" w:sz="4" w:space="0" w:color="FFFFFF"/>
              <w:right w:val="single" w:sz="4" w:space="0" w:color="FFFFFF"/>
            </w:tcBorders>
            <w:shd w:val="clear" w:color="000000" w:fill="DDEBF7"/>
            <w:noWrap/>
            <w:vAlign w:val="bottom"/>
          </w:tcPr>
          <w:p w14:paraId="68015F2C" w14:textId="55B008B8"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0.7</w:t>
            </w:r>
            <w:r w:rsidR="0057335E">
              <w:rPr>
                <w:rFonts w:eastAsia="Times New Roman" w:cs="Times New Roman"/>
                <w:color w:val="000000"/>
                <w:lang w:eastAsia="fr-FR"/>
              </w:rPr>
              <w:t>63</w:t>
            </w:r>
            <w:r w:rsidR="00F510D3">
              <w:rPr>
                <w:rFonts w:eastAsia="Times New Roman" w:cs="Times New Roman"/>
                <w:color w:val="000000"/>
                <w:lang w:eastAsia="fr-FR"/>
              </w:rPr>
              <w:t>5</w:t>
            </w:r>
          </w:p>
        </w:tc>
        <w:tc>
          <w:tcPr>
            <w:tcW w:w="1091" w:type="dxa"/>
            <w:tcBorders>
              <w:top w:val="nil"/>
              <w:left w:val="nil"/>
              <w:bottom w:val="single" w:sz="4" w:space="0" w:color="FFFFFF"/>
              <w:right w:val="single" w:sz="4" w:space="0" w:color="FFFFFF"/>
            </w:tcBorders>
            <w:shd w:val="clear" w:color="000000" w:fill="DDEBF7"/>
            <w:noWrap/>
            <w:vAlign w:val="bottom"/>
          </w:tcPr>
          <w:p w14:paraId="17AD1CB0" w14:textId="5EE9D3C6"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w:t>
            </w:r>
            <w:r w:rsidR="0057335E">
              <w:rPr>
                <w:rFonts w:eastAsia="Times New Roman" w:cs="Times New Roman"/>
                <w:color w:val="000000"/>
                <w:lang w:eastAsia="fr-FR"/>
              </w:rPr>
              <w:t>64</w:t>
            </w:r>
            <w:r w:rsidR="00F510D3">
              <w:rPr>
                <w:rFonts w:eastAsia="Times New Roman" w:cs="Times New Roman"/>
                <w:color w:val="000000"/>
                <w:lang w:eastAsia="fr-FR"/>
              </w:rPr>
              <w:t>51</w:t>
            </w:r>
          </w:p>
        </w:tc>
        <w:tc>
          <w:tcPr>
            <w:tcW w:w="1097" w:type="dxa"/>
            <w:tcBorders>
              <w:top w:val="nil"/>
              <w:left w:val="nil"/>
              <w:bottom w:val="single" w:sz="4" w:space="0" w:color="FFFFFF"/>
              <w:right w:val="single" w:sz="4" w:space="0" w:color="FFFFFF"/>
            </w:tcBorders>
            <w:shd w:val="clear" w:color="000000" w:fill="DDEBF7"/>
            <w:noWrap/>
            <w:vAlign w:val="bottom"/>
          </w:tcPr>
          <w:p w14:paraId="67324F85" w14:textId="38633427" w:rsidR="00E90323" w:rsidRPr="00734F1A" w:rsidRDefault="00E90323" w:rsidP="00F510D3">
            <w:pPr>
              <w:spacing w:after="0"/>
              <w:jc w:val="right"/>
              <w:rPr>
                <w:rFonts w:eastAsia="Times New Roman" w:cs="Times New Roman"/>
                <w:color w:val="000000"/>
                <w:lang w:eastAsia="fr-FR"/>
              </w:rPr>
            </w:pPr>
            <w:r w:rsidRPr="00734F1A">
              <w:rPr>
                <w:rFonts w:eastAsia="Times New Roman" w:cs="Times New Roman"/>
                <w:bCs/>
                <w:color w:val="000000"/>
                <w:lang w:eastAsia="fr-FR"/>
              </w:rPr>
              <w:t>0.8</w:t>
            </w:r>
            <w:r w:rsidR="0057335E">
              <w:rPr>
                <w:rFonts w:eastAsia="Times New Roman" w:cs="Times New Roman"/>
                <w:bCs/>
                <w:color w:val="000000"/>
                <w:lang w:eastAsia="fr-FR"/>
              </w:rPr>
              <w:t>9</w:t>
            </w:r>
            <w:r w:rsidR="00F510D3">
              <w:rPr>
                <w:rFonts w:eastAsia="Times New Roman" w:cs="Times New Roman"/>
                <w:bCs/>
                <w:color w:val="000000"/>
                <w:lang w:eastAsia="fr-FR"/>
              </w:rPr>
              <w:t>76</w:t>
            </w:r>
          </w:p>
        </w:tc>
      </w:tr>
      <w:tr w:rsidR="00E90323" w:rsidRPr="004B32D5" w14:paraId="18A5EBFE" w14:textId="77777777" w:rsidTr="003C710C">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74528797" w14:textId="3EA354C0" w:rsidR="00E90323" w:rsidRDefault="00E90323" w:rsidP="00E90323">
            <w:pPr>
              <w:spacing w:after="0"/>
              <w:jc w:val="left"/>
              <w:rPr>
                <w:rFonts w:eastAsia="Times New Roman" w:cs="Times New Roman"/>
                <w:color w:val="000000"/>
                <w:lang w:eastAsia="fr-FR"/>
              </w:rPr>
            </w:pPr>
            <w:r>
              <w:rPr>
                <w:rFonts w:eastAsia="Times New Roman" w:cs="Times New Roman"/>
                <w:color w:val="000000"/>
                <w:lang w:eastAsia="fr-FR"/>
              </w:rPr>
              <w:t>Avec features d’origine</w:t>
            </w:r>
          </w:p>
        </w:tc>
        <w:tc>
          <w:tcPr>
            <w:tcW w:w="1400" w:type="dxa"/>
            <w:tcBorders>
              <w:top w:val="nil"/>
              <w:left w:val="nil"/>
              <w:bottom w:val="single" w:sz="4" w:space="0" w:color="FFFFFF"/>
              <w:right w:val="single" w:sz="4" w:space="0" w:color="FFFFFF"/>
            </w:tcBorders>
            <w:shd w:val="clear" w:color="000000" w:fill="DDEBF7"/>
            <w:noWrap/>
            <w:vAlign w:val="bottom"/>
          </w:tcPr>
          <w:p w14:paraId="1D28A445" w14:textId="7304EBA0" w:rsidR="00E90323" w:rsidRDefault="00734F1A" w:rsidP="00787082">
            <w:pPr>
              <w:spacing w:after="0"/>
              <w:jc w:val="right"/>
              <w:rPr>
                <w:rFonts w:eastAsia="Times New Roman" w:cs="Times New Roman"/>
                <w:color w:val="000000"/>
                <w:lang w:eastAsia="fr-FR"/>
              </w:rPr>
            </w:pPr>
            <w:r>
              <w:rPr>
                <w:rFonts w:eastAsia="Times New Roman" w:cs="Times New Roman"/>
                <w:color w:val="000000"/>
                <w:lang w:eastAsia="fr-FR"/>
              </w:rPr>
              <w:t>0.85</w:t>
            </w:r>
            <w:r w:rsidR="00787082">
              <w:rPr>
                <w:rFonts w:eastAsia="Times New Roman" w:cs="Times New Roman"/>
                <w:color w:val="000000"/>
                <w:lang w:eastAsia="fr-FR"/>
              </w:rPr>
              <w:t>71</w:t>
            </w:r>
          </w:p>
        </w:tc>
        <w:tc>
          <w:tcPr>
            <w:tcW w:w="1091" w:type="dxa"/>
            <w:tcBorders>
              <w:top w:val="nil"/>
              <w:left w:val="nil"/>
              <w:bottom w:val="single" w:sz="4" w:space="0" w:color="FFFFFF"/>
              <w:right w:val="single" w:sz="4" w:space="0" w:color="FFFFFF"/>
            </w:tcBorders>
            <w:shd w:val="clear" w:color="000000" w:fill="DDEBF7"/>
            <w:noWrap/>
            <w:vAlign w:val="bottom"/>
          </w:tcPr>
          <w:p w14:paraId="3B329AA6" w14:textId="4CFAAFE8" w:rsidR="00E90323" w:rsidRDefault="00734F1A" w:rsidP="00787082">
            <w:pPr>
              <w:spacing w:after="0"/>
              <w:jc w:val="right"/>
              <w:rPr>
                <w:rFonts w:eastAsia="Times New Roman" w:cs="Times New Roman"/>
                <w:color w:val="000000"/>
                <w:lang w:eastAsia="fr-FR"/>
              </w:rPr>
            </w:pPr>
            <w:r>
              <w:rPr>
                <w:rFonts w:eastAsia="Times New Roman" w:cs="Times New Roman"/>
                <w:color w:val="000000"/>
                <w:lang w:eastAsia="fr-FR"/>
              </w:rPr>
              <w:t>0.</w:t>
            </w:r>
            <w:r w:rsidR="00787082">
              <w:rPr>
                <w:rFonts w:eastAsia="Times New Roman" w:cs="Times New Roman"/>
                <w:color w:val="000000"/>
                <w:lang w:eastAsia="fr-FR"/>
              </w:rPr>
              <w:t>5320</w:t>
            </w:r>
          </w:p>
        </w:tc>
        <w:tc>
          <w:tcPr>
            <w:tcW w:w="1462" w:type="dxa"/>
            <w:tcBorders>
              <w:top w:val="nil"/>
              <w:left w:val="nil"/>
              <w:bottom w:val="single" w:sz="4" w:space="0" w:color="FFFFFF"/>
              <w:right w:val="single" w:sz="4" w:space="0" w:color="FFFFFF"/>
            </w:tcBorders>
            <w:shd w:val="clear" w:color="000000" w:fill="DDEBF7"/>
            <w:noWrap/>
            <w:vAlign w:val="bottom"/>
          </w:tcPr>
          <w:p w14:paraId="1F6392E5" w14:textId="2189A9C2" w:rsidR="00E90323" w:rsidRDefault="00734F1A" w:rsidP="00CE633E">
            <w:pPr>
              <w:spacing w:after="0"/>
              <w:jc w:val="right"/>
              <w:rPr>
                <w:rFonts w:eastAsia="Times New Roman" w:cs="Times New Roman"/>
                <w:color w:val="000000"/>
                <w:lang w:eastAsia="fr-FR"/>
              </w:rPr>
            </w:pPr>
            <w:r>
              <w:rPr>
                <w:rFonts w:eastAsia="Times New Roman" w:cs="Times New Roman"/>
                <w:color w:val="000000"/>
                <w:lang w:eastAsia="fr-FR"/>
              </w:rPr>
              <w:t>0.</w:t>
            </w:r>
            <w:r w:rsidR="00CE633E">
              <w:rPr>
                <w:rFonts w:eastAsia="Times New Roman" w:cs="Times New Roman"/>
                <w:color w:val="000000"/>
                <w:lang w:eastAsia="fr-FR"/>
              </w:rPr>
              <w:t>7406</w:t>
            </w:r>
          </w:p>
        </w:tc>
        <w:tc>
          <w:tcPr>
            <w:tcW w:w="1091" w:type="dxa"/>
            <w:tcBorders>
              <w:top w:val="nil"/>
              <w:left w:val="nil"/>
              <w:bottom w:val="single" w:sz="4" w:space="0" w:color="FFFFFF"/>
              <w:right w:val="single" w:sz="4" w:space="0" w:color="FFFFFF"/>
            </w:tcBorders>
            <w:shd w:val="clear" w:color="000000" w:fill="DDEBF7"/>
            <w:noWrap/>
            <w:vAlign w:val="bottom"/>
          </w:tcPr>
          <w:p w14:paraId="4A0724B2" w14:textId="4FA13A65" w:rsidR="00E90323" w:rsidRDefault="00734F1A" w:rsidP="00787082">
            <w:pPr>
              <w:spacing w:after="0"/>
              <w:jc w:val="right"/>
              <w:rPr>
                <w:rFonts w:eastAsia="Times New Roman" w:cs="Times New Roman"/>
                <w:color w:val="000000"/>
                <w:lang w:eastAsia="fr-FR"/>
              </w:rPr>
            </w:pPr>
            <w:r>
              <w:rPr>
                <w:rFonts w:eastAsia="Times New Roman" w:cs="Times New Roman"/>
                <w:color w:val="000000"/>
                <w:lang w:eastAsia="fr-FR"/>
              </w:rPr>
              <w:t>0.</w:t>
            </w:r>
            <w:r w:rsidR="00787082">
              <w:rPr>
                <w:rFonts w:eastAsia="Times New Roman" w:cs="Times New Roman"/>
                <w:color w:val="000000"/>
                <w:lang w:eastAsia="fr-FR"/>
              </w:rPr>
              <w:t>6192</w:t>
            </w:r>
          </w:p>
        </w:tc>
        <w:tc>
          <w:tcPr>
            <w:tcW w:w="1097" w:type="dxa"/>
            <w:tcBorders>
              <w:top w:val="nil"/>
              <w:left w:val="nil"/>
              <w:bottom w:val="single" w:sz="4" w:space="0" w:color="FFFFFF"/>
              <w:right w:val="single" w:sz="4" w:space="0" w:color="FFFFFF"/>
            </w:tcBorders>
            <w:shd w:val="clear" w:color="000000" w:fill="DDEBF7"/>
            <w:noWrap/>
            <w:vAlign w:val="bottom"/>
          </w:tcPr>
          <w:p w14:paraId="0F17A1C6" w14:textId="4EA22C98" w:rsidR="00E90323" w:rsidRPr="00734F1A" w:rsidRDefault="00734F1A" w:rsidP="00787082">
            <w:pPr>
              <w:spacing w:after="0"/>
              <w:jc w:val="right"/>
              <w:rPr>
                <w:rFonts w:eastAsia="Times New Roman" w:cs="Times New Roman"/>
                <w:bCs/>
                <w:color w:val="000000"/>
                <w:lang w:eastAsia="fr-FR"/>
              </w:rPr>
            </w:pPr>
            <w:r w:rsidRPr="00734F1A">
              <w:rPr>
                <w:rFonts w:eastAsia="Times New Roman" w:cs="Times New Roman"/>
                <w:bCs/>
                <w:color w:val="000000"/>
                <w:lang w:eastAsia="fr-FR"/>
              </w:rPr>
              <w:t>0.8</w:t>
            </w:r>
            <w:r w:rsidR="00787082">
              <w:rPr>
                <w:rFonts w:eastAsia="Times New Roman" w:cs="Times New Roman"/>
                <w:bCs/>
                <w:color w:val="000000"/>
                <w:lang w:eastAsia="fr-FR"/>
              </w:rPr>
              <w:t>879</w:t>
            </w:r>
          </w:p>
        </w:tc>
      </w:tr>
    </w:tbl>
    <w:p w14:paraId="2A3BE1A9" w14:textId="6547070D" w:rsidR="000F44FC" w:rsidRDefault="000F44FC" w:rsidP="000F44FC"/>
    <w:p w14:paraId="70E66F9C" w14:textId="102F0F9C" w:rsidR="00E90323" w:rsidRDefault="00E90323" w:rsidP="000F44FC"/>
    <w:p w14:paraId="78767D67" w14:textId="3EDD97AE" w:rsidR="00E90323" w:rsidRDefault="00E90323" w:rsidP="000F44FC"/>
    <w:p w14:paraId="5610D04B" w14:textId="5AEC06F5" w:rsidR="00E90323" w:rsidRDefault="00E90323" w:rsidP="000F44FC"/>
    <w:p w14:paraId="0537FCFB" w14:textId="24F20AD2" w:rsidR="00E90323" w:rsidRDefault="008761B9" w:rsidP="000F44FC">
      <w:r>
        <w:t xml:space="preserve">Certes, le modèle bénéficiant des nouvelles features propose de meilleures performances quelle que soit la métrique observée, mais le gain est très faible. </w:t>
      </w:r>
    </w:p>
    <w:p w14:paraId="6D3C6349" w14:textId="77777777" w:rsidR="001C1307" w:rsidRDefault="001C1307" w:rsidP="000F44FC"/>
    <w:p w14:paraId="6996F188" w14:textId="2330F516" w:rsidR="000F44FC" w:rsidRDefault="00332B4D" w:rsidP="000F44FC">
      <w:r>
        <w:lastRenderedPageBreak/>
        <w:t>Nous avons également voulu enrichir les variables pour chaque journée en reprenant également les valeurs de la veille. Ainsi, pour chaque observation, pour prédire RainTomorrow, nous disposons des relevé</w:t>
      </w:r>
      <w:r w:rsidR="0079672C">
        <w:t>s</w:t>
      </w:r>
      <w:r>
        <w:t xml:space="preserve"> pour le jour J mais également J-1. En plus des trois modélisations décrites plus haut, nous avons donc ici 49 modèles « ML Veille-</w:t>
      </w:r>
      <w:proofErr w:type="spellStart"/>
      <w:r>
        <w:t>ind</w:t>
      </w:r>
      <w:proofErr w:type="spellEnd"/>
      <w:r>
        <w:t> » entraîné</w:t>
      </w:r>
      <w:r w:rsidR="0079672C">
        <w:t>s</w:t>
      </w:r>
      <w:r>
        <w:t xml:space="preserve"> avec ces nouvelles features.</w:t>
      </w:r>
    </w:p>
    <w:p w14:paraId="1603BB30" w14:textId="0DBF8995" w:rsidR="00D9794C" w:rsidRDefault="00D9794C" w:rsidP="000F44FC"/>
    <w:p w14:paraId="080DE470" w14:textId="2CE1D3E3" w:rsidR="00D9794C" w:rsidRDefault="00D9794C" w:rsidP="000F44FC">
      <w:r>
        <w:rPr>
          <w:noProof/>
          <w:lang w:eastAsia="fr-FR"/>
        </w:rPr>
        <w:drawing>
          <wp:inline distT="114300" distB="114300" distL="114300" distR="114300" wp14:anchorId="6E8A7737" wp14:editId="32022436">
            <wp:extent cx="6475730" cy="2620207"/>
            <wp:effectExtent l="0" t="0" r="1270" b="889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475730" cy="2620207"/>
                    </a:xfrm>
                    <a:prstGeom prst="rect">
                      <a:avLst/>
                    </a:prstGeom>
                    <a:ln/>
                  </pic:spPr>
                </pic:pic>
              </a:graphicData>
            </a:graphic>
          </wp:inline>
        </w:drawing>
      </w:r>
    </w:p>
    <w:p w14:paraId="528D5464" w14:textId="1B2757C8" w:rsidR="00D9794C" w:rsidRDefault="00D9794C" w:rsidP="000F44FC">
      <w:r w:rsidRPr="00D9794C">
        <w:t>On constate qu'avec les données de la veille, le score du modèle s'améliore légèrement par rapport à un modèle individuel (0.8760 contre 0.875</w:t>
      </w:r>
      <w:r>
        <w:t>0</w:t>
      </w:r>
      <w:r w:rsidRPr="00D9794C">
        <w:t>).</w:t>
      </w:r>
      <w:r>
        <w:t xml:space="preserve"> </w:t>
      </w:r>
      <w:r w:rsidR="0007060A">
        <w:t>Là aussi, nous obtenons donc de meilleures performances avec cet ajout, mais le gain est encore plus faible que précédemment.</w:t>
      </w:r>
    </w:p>
    <w:p w14:paraId="1D37BBCF" w14:textId="5ED9A74E" w:rsidR="00E37855" w:rsidDel="00C332C6" w:rsidRDefault="00E37855" w:rsidP="000F44FC">
      <w:pPr>
        <w:rPr>
          <w:del w:id="67" w:author="Quyen THIEU" w:date="2023-11-28T15:32:00Z"/>
        </w:rPr>
      </w:pPr>
    </w:p>
    <w:p w14:paraId="2122CAEF" w14:textId="3838EA68" w:rsidR="0007060A" w:rsidRDefault="00E37855" w:rsidP="000F44FC">
      <w:r>
        <w:t xml:space="preserve">La phase de </w:t>
      </w:r>
      <w:proofErr w:type="spellStart"/>
      <w:r>
        <w:t>feature</w:t>
      </w:r>
      <w:proofErr w:type="spellEnd"/>
      <w:r>
        <w:t xml:space="preserve"> engineering, bien que particulièrement chronophage, ne semble donc pas être déterminante dans l’échelle de qualité fournie par les modèles.</w:t>
      </w:r>
    </w:p>
    <w:p w14:paraId="118C2ACD" w14:textId="40611986" w:rsidR="001512BD" w:rsidDel="00C332C6" w:rsidRDefault="001512BD" w:rsidP="001512BD">
      <w:pPr>
        <w:rPr>
          <w:del w:id="68" w:author="Quyen THIEU" w:date="2023-11-28T15:32:00Z"/>
        </w:rPr>
      </w:pPr>
    </w:p>
    <w:p w14:paraId="59117D08" w14:textId="1F386611" w:rsidR="001512BD" w:rsidRDefault="001512BD" w:rsidP="00C20CE7">
      <w:pPr>
        <w:pStyle w:val="Titre3"/>
      </w:pPr>
      <w:bookmarkStart w:id="69" w:name="_Toc152009252"/>
      <w:r>
        <w:t>Seuil de probabilité</w:t>
      </w:r>
      <w:bookmarkEnd w:id="69"/>
    </w:p>
    <w:p w14:paraId="3AB9BA30" w14:textId="1F74A603" w:rsidR="001512BD" w:rsidRDefault="001512BD" w:rsidP="001512BD">
      <w:r>
        <w:t>Importance des features sur un modèle XGBoost optimisant l’AUC-ROC.</w:t>
      </w:r>
    </w:p>
    <w:p w14:paraId="7A857A75" w14:textId="7F9AB19B" w:rsidR="00E37855" w:rsidRDefault="001A2DC1" w:rsidP="000F44FC">
      <w:r>
        <w:t>Jusqu’ici, nous avons exploité directement les prédictions de nos différents modèles XGBoost. Nous allons maintenant profiter du fait que ce modèle nous permet de connaître la probabilité de chaque prédiction pour l’affiner.</w:t>
      </w:r>
    </w:p>
    <w:p w14:paraId="6C9C86C2" w14:textId="4A6470BF" w:rsidR="001A2DC1" w:rsidRDefault="001A2DC1" w:rsidP="00F270A8">
      <w:pPr>
        <w:jc w:val="center"/>
      </w:pPr>
      <w:r>
        <w:rPr>
          <w:noProof/>
          <w:lang w:eastAsia="fr-FR"/>
        </w:rPr>
        <w:drawing>
          <wp:inline distT="0" distB="0" distL="0" distR="0" wp14:anchorId="0214AF25" wp14:editId="2A103BDA">
            <wp:extent cx="3187700" cy="2601611"/>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085" cy="2606822"/>
                    </a:xfrm>
                    <a:prstGeom prst="rect">
                      <a:avLst/>
                    </a:prstGeom>
                  </pic:spPr>
                </pic:pic>
              </a:graphicData>
            </a:graphic>
          </wp:inline>
        </w:drawing>
      </w:r>
    </w:p>
    <w:p w14:paraId="55CB8D18" w14:textId="5E63E6E7" w:rsidR="00553D3B" w:rsidRDefault="00FB1347" w:rsidP="00553D3B">
      <w:r>
        <w:lastRenderedPageBreak/>
        <w:t>Nous l’avons vu dans les tableaux de métriques précédent : un point faible est les performances sur le recall, qui indique globalement que, lorsqu’il pleut, nous ne sommes capable environ qu’une fois sur deux de prévoir la précipitation. Rappelons quand dans le un modèle probabiliste de classification, le seuil est par défaut de 0,5. Ce seuil est représenté par le point noir dans la figure précédente. Quelques remarques :</w:t>
      </w:r>
    </w:p>
    <w:p w14:paraId="061396D5" w14:textId="6201270B" w:rsidR="00FB1347" w:rsidRDefault="00FB1347" w:rsidP="00FB1347">
      <w:pPr>
        <w:pStyle w:val="Paragraphedeliste"/>
        <w:numPr>
          <w:ilvl w:val="0"/>
          <w:numId w:val="25"/>
        </w:numPr>
      </w:pPr>
      <w:r>
        <w:t xml:space="preserve">Nous confirmons immédiatement visuellement que le taux de </w:t>
      </w:r>
      <w:del w:id="70" w:author="Quyen THIEU" w:date="2023-11-28T15:34:00Z">
        <w:r w:rsidDel="00C332C6">
          <w:delText>vrais positif</w:delText>
        </w:r>
      </w:del>
      <w:ins w:id="71" w:author="Quyen THIEU" w:date="2023-11-28T15:34:00Z">
        <w:r w:rsidR="00C332C6">
          <w:t>vrai positif</w:t>
        </w:r>
      </w:ins>
      <w:r>
        <w:t xml:space="preserve"> n’est que d’environ la moitié</w:t>
      </w:r>
    </w:p>
    <w:p w14:paraId="0E30A20C" w14:textId="61B9E4C6" w:rsidR="00FB1347" w:rsidRDefault="00FB1347" w:rsidP="00FB1347">
      <w:pPr>
        <w:pStyle w:val="Paragraphedeliste"/>
        <w:numPr>
          <w:ilvl w:val="0"/>
          <w:numId w:val="25"/>
        </w:numPr>
      </w:pPr>
      <w:r>
        <w:t>Nous voyons que le taux de faux positif est en revanche particulièrement faible</w:t>
      </w:r>
    </w:p>
    <w:p w14:paraId="338A5AAB" w14:textId="185516E3" w:rsidR="00FB1347" w:rsidRDefault="00FB1347" w:rsidP="00FB1347">
      <w:pPr>
        <w:pStyle w:val="Paragraphedeliste"/>
        <w:numPr>
          <w:ilvl w:val="0"/>
          <w:numId w:val="25"/>
        </w:numPr>
      </w:pPr>
      <w:r>
        <w:t xml:space="preserve">Nous disposons donc de modèles </w:t>
      </w:r>
      <w:r w:rsidR="0082016C">
        <w:t>ayant une spécificité plutôt bonne, mais une sensibilité assez mauvaise</w:t>
      </w:r>
    </w:p>
    <w:p w14:paraId="135BBCFD" w14:textId="3DDFD8F1" w:rsidR="0082016C" w:rsidDel="00C332C6" w:rsidRDefault="0082016C" w:rsidP="0082016C">
      <w:pPr>
        <w:rPr>
          <w:del w:id="72" w:author="Quyen THIEU" w:date="2023-11-28T15:34:00Z"/>
        </w:rPr>
      </w:pPr>
    </w:p>
    <w:p w14:paraId="3EF4D484" w14:textId="43D7CA5C" w:rsidR="0082016C" w:rsidRDefault="00F55A2F" w:rsidP="0082016C">
      <w:r>
        <w:t>En d’autres termes, nous sommes assez bons pour garantir qu’il ne pleuvra pas mais assez mauvais pour prédire de façon assez fiable qu’il pleuvra.</w:t>
      </w:r>
    </w:p>
    <w:p w14:paraId="487B0B7B" w14:textId="61AC5A84" w:rsidR="00F55A2F" w:rsidDel="00C332C6" w:rsidRDefault="00F55A2F" w:rsidP="0082016C">
      <w:pPr>
        <w:rPr>
          <w:del w:id="73" w:author="Quyen THIEU" w:date="2023-11-28T15:34:00Z"/>
        </w:rPr>
      </w:pPr>
    </w:p>
    <w:p w14:paraId="2212DE94" w14:textId="5FD6A03D" w:rsidR="00F55A2F" w:rsidRDefault="005444A1" w:rsidP="0082016C">
      <w:r>
        <w:t xml:space="preserve">Ce constat ne permet pas de juger de la qualité du modèle : pour cela, il faudrait connaître l’objectif du client sur ce modèle. A-t-il besoin d’une garantie absolue d’absence de pluie ? </w:t>
      </w:r>
      <w:proofErr w:type="spellStart"/>
      <w:r>
        <w:t>Préfèrere</w:t>
      </w:r>
      <w:proofErr w:type="spellEnd"/>
      <w:r>
        <w:t>-t-il savoir avec certitude lorsqu’il pleuvra ? Souhaite-t-il un compris entre les deux approches ? Encore plus pragmatiquement, quel serait le coût d’une erreur, et donc quel serait le taux de faux positifs maximal ou de vrais positifs minimal pour que le modèle soit économiquement viable ?</w:t>
      </w:r>
    </w:p>
    <w:p w14:paraId="47CE1E39" w14:textId="520A1E40" w:rsidR="005444A1" w:rsidRDefault="005444A1" w:rsidP="0082016C">
      <w:r>
        <w:t>La problématique posée ne nous permet malheureusement pas de répondre à ces question</w:t>
      </w:r>
      <w:r w:rsidR="00BE0EA3">
        <w:t>s</w:t>
      </w:r>
      <w:r>
        <w:t>, et donc il ne nous est pas possible de trancher pour savoir s’il fait faire varier le seuil de probabilité.</w:t>
      </w:r>
    </w:p>
    <w:p w14:paraId="0E14E6F2" w14:textId="74E786DE" w:rsidR="005444A1" w:rsidDel="00C332C6" w:rsidRDefault="005444A1" w:rsidP="0082016C">
      <w:pPr>
        <w:rPr>
          <w:del w:id="74" w:author="Quyen THIEU" w:date="2023-11-28T15:35:00Z"/>
        </w:rPr>
      </w:pPr>
    </w:p>
    <w:p w14:paraId="753ABACB" w14:textId="4922E57B" w:rsidR="005444A1" w:rsidRDefault="00BE0EA3" w:rsidP="0082016C">
      <w:r>
        <w:t xml:space="preserve">Nous allons cependant proposer une approche « de compromis », que nous avons nommé pompeusement « Seuil Optimal » qui est le seuil permettant simultanément de maximiser le taux de </w:t>
      </w:r>
      <w:r w:rsidR="00A52773">
        <w:t xml:space="preserve">vrais positifs et de minimiser celui de faux positifs. Dans nos différentes courbes </w:t>
      </w:r>
      <w:del w:id="75" w:author="Quyen THIEU" w:date="2023-11-28T15:35:00Z">
        <w:r w:rsidR="00A52773" w:rsidDel="00C332C6">
          <w:delText xml:space="preserve">RUC </w:delText>
        </w:r>
      </w:del>
      <w:ins w:id="76" w:author="Quyen THIEU" w:date="2023-11-28T15:35:00Z">
        <w:r w:rsidR="00C332C6">
          <w:t>R</w:t>
        </w:r>
        <w:r w:rsidR="00C332C6">
          <w:t>O</w:t>
        </w:r>
        <w:r w:rsidR="00C332C6">
          <w:t xml:space="preserve">C </w:t>
        </w:r>
      </w:ins>
      <w:r w:rsidR="00A52773">
        <w:t>ce point sera représenté par le point rouge et sera généralement sur le coude de la courbe ROC.</w:t>
      </w:r>
    </w:p>
    <w:p w14:paraId="0DCA893E" w14:textId="1FC35BBD" w:rsidR="001512BD" w:rsidDel="00C332C6" w:rsidRDefault="001512BD" w:rsidP="000F44FC">
      <w:pPr>
        <w:rPr>
          <w:del w:id="77" w:author="Quyen THIEU" w:date="2023-11-28T15:35:00Z"/>
        </w:rPr>
      </w:pPr>
    </w:p>
    <w:p w14:paraId="7387A6C1" w14:textId="5C76FA45" w:rsidR="00A52773" w:rsidRDefault="00A52773" w:rsidP="000F44FC">
      <w:r>
        <w:t xml:space="preserve">Ce changement réduit logiquement légèrement l’accuracy, mais nous offre un gain souvent </w:t>
      </w:r>
      <w:del w:id="78" w:author="Quyen THIEU" w:date="2023-11-28T15:36:00Z">
        <w:r w:rsidDel="00C87DD0">
          <w:delText>significiatif</w:delText>
        </w:r>
      </w:del>
      <w:ins w:id="79" w:author="Quyen THIEU" w:date="2023-11-28T15:36:00Z">
        <w:r w:rsidR="00C87DD0">
          <w:t>significatif</w:t>
        </w:r>
      </w:ins>
      <w:r>
        <w:t xml:space="preserve"> sur le </w:t>
      </w:r>
      <w:proofErr w:type="spellStart"/>
      <w:r>
        <w:t>recall</w:t>
      </w:r>
      <w:proofErr w:type="spellEnd"/>
      <w:r>
        <w:t>. Ici, nous voyons que les jours de pluie sont d’environ 0,8 et les faux positifs de 0,2, c’est-à-dire que lorsqu’il pleut, nous pouvons le prévoir environ 4 fois sur 5, de même que lorsqu’il ne pleut pas. Dans le cadre d’un bulletin météo dans la presse, par exemple, nous pouvons imaginer qu’il s’agit là de performances plus acceptables pour le grand public que la situation précédente dans laquelle nous ne pouvions prédire que la moitié des jours de pluie, quand bien même l’accuracy était plus élevée de 6%.</w:t>
      </w:r>
    </w:p>
    <w:p w14:paraId="11915F15" w14:textId="659D1E90" w:rsidR="00A52773" w:rsidDel="00C87DD0" w:rsidRDefault="00A52773" w:rsidP="000F44FC">
      <w:pPr>
        <w:rPr>
          <w:del w:id="80" w:author="Quyen THIEU" w:date="2023-11-28T15:37:00Z"/>
        </w:rPr>
      </w:pPr>
    </w:p>
    <w:p w14:paraId="600C5061" w14:textId="6F692133" w:rsidR="00A52773" w:rsidRDefault="00A52773" w:rsidP="000F44FC">
      <w:r>
        <w:t>Observons plus en détail les performances sur les différentes métriques et les matrices de confusions. Notons d’ailleurs qu’au-delà de la légère baisse d’accuracy, nous avons une baisse importance de la précision, c’est-à-dire que, désormais, nous nous trompons presque une fois sur deux lorsque nous prédisons qu’il pleuvra.</w:t>
      </w:r>
    </w:p>
    <w:p w14:paraId="2F2B852F" w14:textId="77777777" w:rsidR="00A52773" w:rsidRDefault="00A52773" w:rsidP="000F44FC"/>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1A2DC1" w:rsidRPr="004B32D5" w14:paraId="0CBD8B96" w14:textId="77777777" w:rsidTr="005A5204">
        <w:trPr>
          <w:trHeight w:val="380"/>
        </w:trPr>
        <w:tc>
          <w:tcPr>
            <w:tcW w:w="8781" w:type="dxa"/>
            <w:gridSpan w:val="6"/>
            <w:tcBorders>
              <w:top w:val="nil"/>
              <w:left w:val="nil"/>
              <w:bottom w:val="nil"/>
              <w:right w:val="nil"/>
            </w:tcBorders>
            <w:shd w:val="clear" w:color="000000" w:fill="A9D08E"/>
            <w:noWrap/>
            <w:vAlign w:val="bottom"/>
            <w:hideMark/>
          </w:tcPr>
          <w:p w14:paraId="23BFB633" w14:textId="0F6A7E46" w:rsidR="001A2DC1" w:rsidRPr="004B32D5" w:rsidRDefault="001A2DC1" w:rsidP="005A5204">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Impact du seuil de probabilité</w:t>
            </w:r>
          </w:p>
        </w:tc>
      </w:tr>
      <w:tr w:rsidR="001A2DC1" w:rsidRPr="004B32D5" w14:paraId="7807B457" w14:textId="77777777" w:rsidTr="005A5204">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5EA0B0CA"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55AB112B"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1EBE8C05"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0F0E56CA" w14:textId="77777777" w:rsidR="001A2DC1" w:rsidRPr="004B32D5" w:rsidRDefault="001A2DC1" w:rsidP="005A5204">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342434FD"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6C118AD3" w14:textId="77777777" w:rsidR="001A2DC1" w:rsidRPr="004B32D5" w:rsidRDefault="001A2DC1" w:rsidP="005A5204">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1A2DC1" w:rsidRPr="004B32D5" w14:paraId="68C3091E" w14:textId="77777777" w:rsidTr="005A5204">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5A9E58D4" w14:textId="5C546571" w:rsidR="001A2DC1" w:rsidRPr="004B32D5" w:rsidRDefault="00AA1EE9" w:rsidP="00AA1EE9">
            <w:pPr>
              <w:spacing w:after="0"/>
              <w:jc w:val="left"/>
              <w:rPr>
                <w:rFonts w:eastAsia="Times New Roman" w:cs="Times New Roman"/>
                <w:color w:val="000000"/>
                <w:lang w:eastAsia="fr-FR"/>
              </w:rPr>
            </w:pPr>
            <w:r>
              <w:rPr>
                <w:rFonts w:eastAsia="Times New Roman" w:cs="Times New Roman"/>
                <w:color w:val="000000"/>
                <w:lang w:eastAsia="fr-FR"/>
              </w:rPr>
              <w:t>Seuil p</w:t>
            </w:r>
            <w:r w:rsidR="001A2DC1">
              <w:rPr>
                <w:rFonts w:eastAsia="Times New Roman" w:cs="Times New Roman"/>
                <w:color w:val="000000"/>
                <w:lang w:eastAsia="fr-FR"/>
              </w:rPr>
              <w:t>ar défaut (0,50)</w:t>
            </w:r>
          </w:p>
        </w:tc>
        <w:tc>
          <w:tcPr>
            <w:tcW w:w="1400" w:type="dxa"/>
            <w:tcBorders>
              <w:top w:val="nil"/>
              <w:left w:val="nil"/>
              <w:bottom w:val="single" w:sz="4" w:space="0" w:color="FFFFFF"/>
              <w:right w:val="single" w:sz="4" w:space="0" w:color="FFFFFF"/>
            </w:tcBorders>
            <w:shd w:val="clear" w:color="000000" w:fill="DDEBF7"/>
            <w:noWrap/>
            <w:vAlign w:val="bottom"/>
          </w:tcPr>
          <w:p w14:paraId="07C29429" w14:textId="37385B0C"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0.8658</w:t>
            </w:r>
          </w:p>
        </w:tc>
        <w:tc>
          <w:tcPr>
            <w:tcW w:w="1091" w:type="dxa"/>
            <w:tcBorders>
              <w:top w:val="nil"/>
              <w:left w:val="nil"/>
              <w:bottom w:val="single" w:sz="4" w:space="0" w:color="FFFFFF"/>
              <w:right w:val="single" w:sz="4" w:space="0" w:color="FFFFFF"/>
            </w:tcBorders>
            <w:shd w:val="clear" w:color="000000" w:fill="DDEBF7"/>
            <w:noWrap/>
            <w:vAlign w:val="bottom"/>
          </w:tcPr>
          <w:p w14:paraId="4EBAA5E3" w14:textId="348364D0"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0.5585</w:t>
            </w:r>
          </w:p>
        </w:tc>
        <w:tc>
          <w:tcPr>
            <w:tcW w:w="1462" w:type="dxa"/>
            <w:tcBorders>
              <w:top w:val="nil"/>
              <w:left w:val="nil"/>
              <w:bottom w:val="single" w:sz="4" w:space="0" w:color="FFFFFF"/>
              <w:right w:val="single" w:sz="4" w:space="0" w:color="FFFFFF"/>
            </w:tcBorders>
            <w:shd w:val="clear" w:color="000000" w:fill="DDEBF7"/>
            <w:noWrap/>
            <w:vAlign w:val="bottom"/>
          </w:tcPr>
          <w:p w14:paraId="697AC9C2" w14:textId="0E853714"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0.7635</w:t>
            </w:r>
          </w:p>
        </w:tc>
        <w:tc>
          <w:tcPr>
            <w:tcW w:w="1091" w:type="dxa"/>
            <w:tcBorders>
              <w:top w:val="nil"/>
              <w:left w:val="nil"/>
              <w:bottom w:val="single" w:sz="4" w:space="0" w:color="FFFFFF"/>
              <w:right w:val="single" w:sz="4" w:space="0" w:color="FFFFFF"/>
            </w:tcBorders>
            <w:shd w:val="clear" w:color="000000" w:fill="DDEBF7"/>
            <w:noWrap/>
            <w:vAlign w:val="bottom"/>
          </w:tcPr>
          <w:p w14:paraId="269AFE94" w14:textId="60B37270"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0.6451</w:t>
            </w:r>
          </w:p>
        </w:tc>
        <w:tc>
          <w:tcPr>
            <w:tcW w:w="1097" w:type="dxa"/>
            <w:tcBorders>
              <w:top w:val="nil"/>
              <w:left w:val="nil"/>
              <w:bottom w:val="single" w:sz="4" w:space="0" w:color="FFFFFF"/>
              <w:right w:val="single" w:sz="4" w:space="0" w:color="FFFFFF"/>
            </w:tcBorders>
            <w:shd w:val="clear" w:color="000000" w:fill="DDEBF7"/>
            <w:noWrap/>
            <w:vAlign w:val="bottom"/>
          </w:tcPr>
          <w:p w14:paraId="23254B36" w14:textId="5BD35BF7" w:rsidR="001A2DC1" w:rsidRPr="00734F1A"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0.8976</w:t>
            </w:r>
          </w:p>
        </w:tc>
      </w:tr>
      <w:tr w:rsidR="001A2DC1" w:rsidRPr="004B32D5" w14:paraId="398DF194" w14:textId="77777777" w:rsidTr="005A5204">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1D41AE13" w14:textId="25F5D768" w:rsidR="001A2DC1" w:rsidRDefault="00AA1EE9" w:rsidP="001A2DC1">
            <w:pPr>
              <w:spacing w:after="0"/>
              <w:jc w:val="left"/>
              <w:rPr>
                <w:rFonts w:eastAsia="Times New Roman" w:cs="Times New Roman"/>
                <w:color w:val="000000"/>
                <w:lang w:eastAsia="fr-FR"/>
              </w:rPr>
            </w:pPr>
            <w:r>
              <w:rPr>
                <w:rFonts w:eastAsia="Times New Roman" w:cs="Times New Roman"/>
                <w:color w:val="000000"/>
                <w:lang w:eastAsia="fr-FR"/>
              </w:rPr>
              <w:t xml:space="preserve">Seuil </w:t>
            </w:r>
            <w:r w:rsidR="001A2DC1">
              <w:rPr>
                <w:rFonts w:eastAsia="Times New Roman" w:cs="Times New Roman"/>
                <w:color w:val="000000"/>
                <w:lang w:eastAsia="fr-FR"/>
              </w:rPr>
              <w:t>Optimal (0,20</w:t>
            </w:r>
          </w:p>
        </w:tc>
        <w:tc>
          <w:tcPr>
            <w:tcW w:w="1400" w:type="dxa"/>
            <w:tcBorders>
              <w:top w:val="nil"/>
              <w:left w:val="nil"/>
              <w:bottom w:val="single" w:sz="4" w:space="0" w:color="FFFFFF"/>
              <w:right w:val="single" w:sz="4" w:space="0" w:color="FFFFFF"/>
            </w:tcBorders>
            <w:shd w:val="clear" w:color="000000" w:fill="DDEBF7"/>
            <w:noWrap/>
            <w:vAlign w:val="bottom"/>
          </w:tcPr>
          <w:p w14:paraId="7BBFD123" w14:textId="06E13DAD"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0.8060</w:t>
            </w:r>
          </w:p>
        </w:tc>
        <w:tc>
          <w:tcPr>
            <w:tcW w:w="1091" w:type="dxa"/>
            <w:tcBorders>
              <w:top w:val="nil"/>
              <w:left w:val="nil"/>
              <w:bottom w:val="single" w:sz="4" w:space="0" w:color="FFFFFF"/>
              <w:right w:val="single" w:sz="4" w:space="0" w:color="FFFFFF"/>
            </w:tcBorders>
            <w:shd w:val="clear" w:color="000000" w:fill="DDEBF7"/>
            <w:noWrap/>
            <w:vAlign w:val="bottom"/>
          </w:tcPr>
          <w:p w14:paraId="08C71B70" w14:textId="5A88A400"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0.8235</w:t>
            </w:r>
          </w:p>
        </w:tc>
        <w:tc>
          <w:tcPr>
            <w:tcW w:w="1462" w:type="dxa"/>
            <w:tcBorders>
              <w:top w:val="nil"/>
              <w:left w:val="nil"/>
              <w:bottom w:val="single" w:sz="4" w:space="0" w:color="FFFFFF"/>
              <w:right w:val="single" w:sz="4" w:space="0" w:color="FFFFFF"/>
            </w:tcBorders>
            <w:shd w:val="clear" w:color="000000" w:fill="DDEBF7"/>
            <w:noWrap/>
            <w:vAlign w:val="bottom"/>
          </w:tcPr>
          <w:p w14:paraId="59744491" w14:textId="118205F2"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0.5363</w:t>
            </w:r>
          </w:p>
        </w:tc>
        <w:tc>
          <w:tcPr>
            <w:tcW w:w="1091" w:type="dxa"/>
            <w:tcBorders>
              <w:top w:val="nil"/>
              <w:left w:val="nil"/>
              <w:bottom w:val="single" w:sz="4" w:space="0" w:color="FFFFFF"/>
              <w:right w:val="single" w:sz="4" w:space="0" w:color="FFFFFF"/>
            </w:tcBorders>
            <w:shd w:val="clear" w:color="000000" w:fill="DDEBF7"/>
            <w:noWrap/>
            <w:vAlign w:val="bottom"/>
          </w:tcPr>
          <w:p w14:paraId="5C77674F" w14:textId="3A977D8F"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0.6496</w:t>
            </w:r>
          </w:p>
        </w:tc>
        <w:tc>
          <w:tcPr>
            <w:tcW w:w="1097" w:type="dxa"/>
            <w:tcBorders>
              <w:top w:val="nil"/>
              <w:left w:val="nil"/>
              <w:bottom w:val="single" w:sz="4" w:space="0" w:color="FFFFFF"/>
              <w:right w:val="single" w:sz="4" w:space="0" w:color="FFFFFF"/>
            </w:tcBorders>
            <w:shd w:val="clear" w:color="000000" w:fill="DDEBF7"/>
            <w:noWrap/>
            <w:vAlign w:val="bottom"/>
          </w:tcPr>
          <w:p w14:paraId="6BC32C78" w14:textId="4A7076B7" w:rsidR="001A2DC1" w:rsidRPr="00734F1A" w:rsidRDefault="001A2DC1" w:rsidP="001A2DC1">
            <w:pPr>
              <w:spacing w:after="0"/>
              <w:jc w:val="right"/>
              <w:rPr>
                <w:rFonts w:eastAsia="Times New Roman" w:cs="Times New Roman"/>
                <w:bCs/>
                <w:color w:val="000000"/>
                <w:lang w:eastAsia="fr-FR"/>
              </w:rPr>
            </w:pPr>
            <w:r>
              <w:rPr>
                <w:rFonts w:eastAsia="Times New Roman" w:cs="Times New Roman"/>
                <w:color w:val="000000"/>
                <w:lang w:eastAsia="fr-FR"/>
              </w:rPr>
              <w:t>0.8976</w:t>
            </w:r>
          </w:p>
        </w:tc>
      </w:tr>
    </w:tbl>
    <w:p w14:paraId="6B134C78" w14:textId="3673F1B7" w:rsidR="001A2DC1" w:rsidRDefault="001A2DC1" w:rsidP="000F44FC"/>
    <w:p w14:paraId="190CCC21" w14:textId="7C8CE29F" w:rsidR="001A2DC1" w:rsidRDefault="001A2DC1" w:rsidP="000F44FC"/>
    <w:p w14:paraId="43DEE366" w14:textId="305DE43B" w:rsidR="001A2DC1" w:rsidRDefault="001A2DC1" w:rsidP="000F44FC"/>
    <w:p w14:paraId="1D09673B" w14:textId="74CF48B8" w:rsidR="001A2DC1" w:rsidRDefault="001A2DC1" w:rsidP="000F44FC"/>
    <w:p w14:paraId="741E42B8" w14:textId="77777777" w:rsidR="00B56C41" w:rsidRDefault="00B56C41" w:rsidP="00F270A8">
      <w:pPr>
        <w:jc w:val="center"/>
      </w:pPr>
    </w:p>
    <w:tbl>
      <w:tblPr>
        <w:tblW w:w="7655" w:type="dxa"/>
        <w:tblInd w:w="1274" w:type="dxa"/>
        <w:tblCellMar>
          <w:left w:w="70" w:type="dxa"/>
          <w:right w:w="70" w:type="dxa"/>
        </w:tblCellMar>
        <w:tblLook w:val="04A0" w:firstRow="1" w:lastRow="0" w:firstColumn="1" w:lastColumn="0" w:noHBand="0" w:noVBand="1"/>
      </w:tblPr>
      <w:tblGrid>
        <w:gridCol w:w="707"/>
        <w:gridCol w:w="593"/>
        <w:gridCol w:w="961"/>
        <w:gridCol w:w="781"/>
        <w:gridCol w:w="1089"/>
        <w:gridCol w:w="798"/>
        <w:gridCol w:w="656"/>
        <w:gridCol w:w="1219"/>
        <w:gridCol w:w="851"/>
      </w:tblGrid>
      <w:tr w:rsidR="00B56C41" w:rsidRPr="00B56C41" w14:paraId="2FB52EDA" w14:textId="77777777" w:rsidTr="00F270A8">
        <w:trPr>
          <w:trHeight w:val="281"/>
        </w:trPr>
        <w:tc>
          <w:tcPr>
            <w:tcW w:w="707" w:type="dxa"/>
            <w:tcBorders>
              <w:top w:val="nil"/>
              <w:left w:val="nil"/>
              <w:bottom w:val="nil"/>
              <w:right w:val="nil"/>
            </w:tcBorders>
            <w:shd w:val="clear" w:color="auto" w:fill="auto"/>
            <w:noWrap/>
            <w:vAlign w:val="bottom"/>
            <w:hideMark/>
          </w:tcPr>
          <w:p w14:paraId="5E3138FF" w14:textId="77777777" w:rsidR="00B56C41" w:rsidRPr="00B56C41" w:rsidRDefault="00B56C41" w:rsidP="00B56C41">
            <w:pPr>
              <w:spacing w:after="0"/>
              <w:jc w:val="left"/>
              <w:rPr>
                <w:rFonts w:eastAsia="Times New Roman" w:cs="Times New Roman"/>
                <w:lang w:eastAsia="fr-FR"/>
              </w:rPr>
            </w:pPr>
          </w:p>
        </w:tc>
        <w:tc>
          <w:tcPr>
            <w:tcW w:w="593" w:type="dxa"/>
            <w:tcBorders>
              <w:top w:val="nil"/>
              <w:left w:val="nil"/>
              <w:bottom w:val="nil"/>
              <w:right w:val="nil"/>
            </w:tcBorders>
            <w:shd w:val="clear" w:color="auto" w:fill="auto"/>
            <w:noWrap/>
            <w:vAlign w:val="bottom"/>
            <w:hideMark/>
          </w:tcPr>
          <w:p w14:paraId="2164718B" w14:textId="77777777" w:rsidR="00B56C41" w:rsidRPr="00B56C41" w:rsidRDefault="00B56C41" w:rsidP="00B56C41">
            <w:pPr>
              <w:spacing w:after="0"/>
              <w:jc w:val="left"/>
              <w:rPr>
                <w:rFonts w:eastAsia="Times New Roman" w:cs="Times New Roman"/>
                <w:sz w:val="20"/>
                <w:szCs w:val="20"/>
                <w:lang w:eastAsia="fr-FR"/>
              </w:rPr>
            </w:pPr>
            <w:commentRangeStart w:id="81"/>
          </w:p>
        </w:tc>
        <w:tc>
          <w:tcPr>
            <w:tcW w:w="1742" w:type="dxa"/>
            <w:gridSpan w:val="2"/>
            <w:tcBorders>
              <w:top w:val="nil"/>
              <w:left w:val="nil"/>
              <w:bottom w:val="nil"/>
              <w:right w:val="nil"/>
            </w:tcBorders>
            <w:shd w:val="clear" w:color="000000" w:fill="BDD7EE"/>
            <w:noWrap/>
            <w:vAlign w:val="bottom"/>
            <w:hideMark/>
          </w:tcPr>
          <w:p w14:paraId="2564B258" w14:textId="77777777" w:rsidR="00B56C41" w:rsidRPr="00B56C41" w:rsidRDefault="00B56C41" w:rsidP="00B56C41">
            <w:pPr>
              <w:spacing w:after="0"/>
              <w:jc w:val="center"/>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Classe prédite</w:t>
            </w:r>
          </w:p>
        </w:tc>
        <w:tc>
          <w:tcPr>
            <w:tcW w:w="1089" w:type="dxa"/>
            <w:tcBorders>
              <w:top w:val="nil"/>
              <w:left w:val="nil"/>
              <w:bottom w:val="nil"/>
              <w:right w:val="nil"/>
            </w:tcBorders>
            <w:shd w:val="clear" w:color="auto" w:fill="auto"/>
            <w:noWrap/>
            <w:vAlign w:val="bottom"/>
            <w:hideMark/>
          </w:tcPr>
          <w:p w14:paraId="231AB36F"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798" w:type="dxa"/>
            <w:tcBorders>
              <w:top w:val="nil"/>
              <w:left w:val="nil"/>
              <w:bottom w:val="nil"/>
              <w:right w:val="nil"/>
            </w:tcBorders>
            <w:shd w:val="clear" w:color="auto" w:fill="auto"/>
            <w:noWrap/>
            <w:vAlign w:val="bottom"/>
            <w:hideMark/>
          </w:tcPr>
          <w:p w14:paraId="52627E84" w14:textId="77777777" w:rsidR="00B56C41" w:rsidRPr="00B56C41" w:rsidRDefault="00B56C41" w:rsidP="00B56C41">
            <w:pPr>
              <w:spacing w:after="0"/>
              <w:jc w:val="left"/>
              <w:rPr>
                <w:rFonts w:eastAsia="Times New Roman" w:cs="Times New Roman"/>
                <w:sz w:val="20"/>
                <w:szCs w:val="20"/>
                <w:lang w:eastAsia="fr-FR"/>
              </w:rPr>
            </w:pPr>
          </w:p>
        </w:tc>
        <w:tc>
          <w:tcPr>
            <w:tcW w:w="656" w:type="dxa"/>
            <w:tcBorders>
              <w:top w:val="nil"/>
              <w:left w:val="nil"/>
              <w:bottom w:val="nil"/>
              <w:right w:val="nil"/>
            </w:tcBorders>
            <w:shd w:val="clear" w:color="auto" w:fill="auto"/>
            <w:noWrap/>
            <w:vAlign w:val="bottom"/>
            <w:hideMark/>
          </w:tcPr>
          <w:p w14:paraId="279C7BF3" w14:textId="77777777" w:rsidR="00B56C41" w:rsidRPr="00B56C41" w:rsidRDefault="00B56C41" w:rsidP="00B56C41">
            <w:pPr>
              <w:spacing w:after="0"/>
              <w:jc w:val="left"/>
              <w:rPr>
                <w:rFonts w:eastAsia="Times New Roman" w:cs="Times New Roman"/>
                <w:sz w:val="20"/>
                <w:szCs w:val="20"/>
                <w:lang w:eastAsia="fr-FR"/>
              </w:rPr>
            </w:pPr>
          </w:p>
        </w:tc>
        <w:tc>
          <w:tcPr>
            <w:tcW w:w="2070" w:type="dxa"/>
            <w:gridSpan w:val="2"/>
            <w:tcBorders>
              <w:top w:val="nil"/>
              <w:left w:val="nil"/>
              <w:bottom w:val="nil"/>
              <w:right w:val="nil"/>
            </w:tcBorders>
            <w:shd w:val="clear" w:color="000000" w:fill="BDD7EE"/>
            <w:noWrap/>
            <w:vAlign w:val="bottom"/>
            <w:hideMark/>
          </w:tcPr>
          <w:p w14:paraId="394BE5A1" w14:textId="77777777" w:rsidR="00B56C41" w:rsidRPr="00B56C41" w:rsidRDefault="00B56C41" w:rsidP="00B56C41">
            <w:pPr>
              <w:spacing w:after="0"/>
              <w:jc w:val="center"/>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Classe prédite</w:t>
            </w:r>
            <w:commentRangeEnd w:id="81"/>
            <w:r w:rsidR="00C87DD0">
              <w:rPr>
                <w:rStyle w:val="Marquedecommentaire"/>
              </w:rPr>
              <w:commentReference w:id="81"/>
            </w:r>
          </w:p>
        </w:tc>
      </w:tr>
      <w:tr w:rsidR="00B56C41" w:rsidRPr="00B56C41" w14:paraId="5E602394" w14:textId="77777777" w:rsidTr="00F270A8">
        <w:trPr>
          <w:trHeight w:val="281"/>
        </w:trPr>
        <w:tc>
          <w:tcPr>
            <w:tcW w:w="707" w:type="dxa"/>
            <w:tcBorders>
              <w:top w:val="nil"/>
              <w:left w:val="nil"/>
              <w:bottom w:val="nil"/>
              <w:right w:val="nil"/>
            </w:tcBorders>
            <w:shd w:val="clear" w:color="auto" w:fill="auto"/>
            <w:noWrap/>
            <w:vAlign w:val="bottom"/>
            <w:hideMark/>
          </w:tcPr>
          <w:p w14:paraId="54D3211C"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42AA06B0" w14:textId="77777777" w:rsidR="00B56C41" w:rsidRPr="00B56C41" w:rsidRDefault="00B56C41" w:rsidP="00B56C41">
            <w:pPr>
              <w:spacing w:after="0"/>
              <w:jc w:val="left"/>
              <w:rPr>
                <w:rFonts w:eastAsia="Times New Roman" w:cs="Times New Roman"/>
                <w:sz w:val="20"/>
                <w:szCs w:val="20"/>
                <w:lang w:eastAsia="fr-FR"/>
              </w:rPr>
            </w:pPr>
          </w:p>
        </w:tc>
        <w:tc>
          <w:tcPr>
            <w:tcW w:w="961" w:type="dxa"/>
            <w:tcBorders>
              <w:top w:val="nil"/>
              <w:left w:val="nil"/>
              <w:bottom w:val="nil"/>
              <w:right w:val="nil"/>
            </w:tcBorders>
            <w:shd w:val="clear" w:color="000000" w:fill="BDD7EE"/>
            <w:noWrap/>
            <w:vAlign w:val="bottom"/>
            <w:hideMark/>
          </w:tcPr>
          <w:p w14:paraId="0FCF6DC6" w14:textId="77777777"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781" w:type="dxa"/>
            <w:tcBorders>
              <w:top w:val="nil"/>
              <w:left w:val="nil"/>
              <w:bottom w:val="nil"/>
              <w:right w:val="nil"/>
            </w:tcBorders>
            <w:shd w:val="clear" w:color="000000" w:fill="BDD7EE"/>
            <w:noWrap/>
            <w:vAlign w:val="bottom"/>
            <w:hideMark/>
          </w:tcPr>
          <w:p w14:paraId="23B3049F" w14:textId="77777777" w:rsidR="00B56C41" w:rsidRPr="00B56C41" w:rsidRDefault="00B56C41" w:rsidP="00B56C41">
            <w:pPr>
              <w:spacing w:after="0"/>
              <w:jc w:val="righ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c>
          <w:tcPr>
            <w:tcW w:w="1089" w:type="dxa"/>
            <w:tcBorders>
              <w:top w:val="nil"/>
              <w:left w:val="nil"/>
              <w:bottom w:val="nil"/>
              <w:right w:val="nil"/>
            </w:tcBorders>
            <w:shd w:val="clear" w:color="auto" w:fill="auto"/>
            <w:noWrap/>
            <w:vAlign w:val="bottom"/>
            <w:hideMark/>
          </w:tcPr>
          <w:p w14:paraId="25C50A60"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798" w:type="dxa"/>
            <w:tcBorders>
              <w:top w:val="nil"/>
              <w:left w:val="nil"/>
              <w:bottom w:val="nil"/>
              <w:right w:val="nil"/>
            </w:tcBorders>
            <w:shd w:val="clear" w:color="auto" w:fill="auto"/>
            <w:noWrap/>
            <w:vAlign w:val="bottom"/>
            <w:hideMark/>
          </w:tcPr>
          <w:p w14:paraId="132BCAB6" w14:textId="77777777" w:rsidR="00B56C41" w:rsidRPr="00B56C41" w:rsidRDefault="00B56C41" w:rsidP="00B56C41">
            <w:pPr>
              <w:spacing w:after="0"/>
              <w:jc w:val="left"/>
              <w:rPr>
                <w:rFonts w:eastAsia="Times New Roman" w:cs="Times New Roman"/>
                <w:sz w:val="20"/>
                <w:szCs w:val="20"/>
                <w:lang w:eastAsia="fr-FR"/>
              </w:rPr>
            </w:pPr>
          </w:p>
        </w:tc>
        <w:tc>
          <w:tcPr>
            <w:tcW w:w="656" w:type="dxa"/>
            <w:tcBorders>
              <w:top w:val="nil"/>
              <w:left w:val="nil"/>
              <w:bottom w:val="nil"/>
              <w:right w:val="nil"/>
            </w:tcBorders>
            <w:shd w:val="clear" w:color="auto" w:fill="auto"/>
            <w:noWrap/>
            <w:vAlign w:val="bottom"/>
            <w:hideMark/>
          </w:tcPr>
          <w:p w14:paraId="120C66AF" w14:textId="77777777" w:rsidR="00B56C41" w:rsidRPr="00B56C41" w:rsidRDefault="00B56C41" w:rsidP="00B56C41">
            <w:pPr>
              <w:spacing w:after="0"/>
              <w:jc w:val="left"/>
              <w:rPr>
                <w:rFonts w:eastAsia="Times New Roman" w:cs="Times New Roman"/>
                <w:sz w:val="20"/>
                <w:szCs w:val="20"/>
                <w:lang w:eastAsia="fr-FR"/>
              </w:rPr>
            </w:pPr>
          </w:p>
        </w:tc>
        <w:tc>
          <w:tcPr>
            <w:tcW w:w="1219" w:type="dxa"/>
            <w:tcBorders>
              <w:top w:val="nil"/>
              <w:left w:val="nil"/>
              <w:bottom w:val="nil"/>
              <w:right w:val="nil"/>
            </w:tcBorders>
            <w:shd w:val="clear" w:color="000000" w:fill="BDD7EE"/>
            <w:noWrap/>
            <w:vAlign w:val="bottom"/>
            <w:hideMark/>
          </w:tcPr>
          <w:p w14:paraId="00CC14C1" w14:textId="77777777"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851" w:type="dxa"/>
            <w:tcBorders>
              <w:top w:val="nil"/>
              <w:left w:val="nil"/>
              <w:bottom w:val="nil"/>
              <w:right w:val="nil"/>
            </w:tcBorders>
            <w:shd w:val="clear" w:color="000000" w:fill="BDD7EE"/>
            <w:noWrap/>
            <w:vAlign w:val="bottom"/>
            <w:hideMark/>
          </w:tcPr>
          <w:p w14:paraId="3044E709" w14:textId="77777777" w:rsidR="00B56C41" w:rsidRPr="00B56C41" w:rsidRDefault="00B56C41" w:rsidP="00B56C41">
            <w:pPr>
              <w:spacing w:after="0"/>
              <w:jc w:val="righ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r>
      <w:tr w:rsidR="00B56C41" w:rsidRPr="00B56C41" w14:paraId="1BA89189" w14:textId="77777777" w:rsidTr="00F270A8">
        <w:trPr>
          <w:trHeight w:val="281"/>
        </w:trPr>
        <w:tc>
          <w:tcPr>
            <w:tcW w:w="707" w:type="dxa"/>
            <w:vMerge w:val="restart"/>
            <w:tcBorders>
              <w:top w:val="nil"/>
              <w:left w:val="nil"/>
              <w:bottom w:val="nil"/>
              <w:right w:val="nil"/>
            </w:tcBorders>
            <w:shd w:val="clear" w:color="000000" w:fill="BDD7EE"/>
            <w:vAlign w:val="bottom"/>
            <w:hideMark/>
          </w:tcPr>
          <w:p w14:paraId="2941CBE8"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 xml:space="preserve">Classe réelle              </w:t>
            </w:r>
          </w:p>
        </w:tc>
        <w:tc>
          <w:tcPr>
            <w:tcW w:w="593" w:type="dxa"/>
            <w:tcBorders>
              <w:top w:val="nil"/>
              <w:left w:val="nil"/>
              <w:bottom w:val="nil"/>
              <w:right w:val="nil"/>
            </w:tcBorders>
            <w:shd w:val="clear" w:color="000000" w:fill="BDD7EE"/>
            <w:noWrap/>
            <w:vAlign w:val="bottom"/>
            <w:hideMark/>
          </w:tcPr>
          <w:p w14:paraId="5C384B10"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961" w:type="dxa"/>
            <w:tcBorders>
              <w:top w:val="nil"/>
              <w:left w:val="nil"/>
              <w:bottom w:val="nil"/>
              <w:right w:val="nil"/>
            </w:tcBorders>
            <w:shd w:val="clear" w:color="000000" w:fill="DDEBF7"/>
            <w:noWrap/>
            <w:vAlign w:val="bottom"/>
            <w:hideMark/>
          </w:tcPr>
          <w:p w14:paraId="76A47F19" w14:textId="7C4F8005"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20</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503</w:t>
            </w:r>
          </w:p>
        </w:tc>
        <w:tc>
          <w:tcPr>
            <w:tcW w:w="781" w:type="dxa"/>
            <w:tcBorders>
              <w:top w:val="nil"/>
              <w:left w:val="nil"/>
              <w:bottom w:val="nil"/>
              <w:right w:val="nil"/>
            </w:tcBorders>
            <w:shd w:val="clear" w:color="000000" w:fill="DDEBF7"/>
            <w:noWrap/>
            <w:vAlign w:val="bottom"/>
            <w:hideMark/>
          </w:tcPr>
          <w:p w14:paraId="1FACDD91" w14:textId="466260A5"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1</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042</w:t>
            </w:r>
          </w:p>
        </w:tc>
        <w:tc>
          <w:tcPr>
            <w:tcW w:w="1089" w:type="dxa"/>
            <w:tcBorders>
              <w:top w:val="nil"/>
              <w:left w:val="nil"/>
              <w:bottom w:val="nil"/>
              <w:right w:val="nil"/>
            </w:tcBorders>
            <w:shd w:val="clear" w:color="auto" w:fill="auto"/>
            <w:noWrap/>
            <w:vAlign w:val="bottom"/>
            <w:hideMark/>
          </w:tcPr>
          <w:p w14:paraId="45BCC457" w14:textId="77777777" w:rsidR="00B56C41" w:rsidRPr="00B56C41" w:rsidRDefault="00B56C41" w:rsidP="00B56C41">
            <w:pPr>
              <w:spacing w:after="0"/>
              <w:jc w:val="right"/>
              <w:rPr>
                <w:rFonts w:ascii="Calibri" w:eastAsia="Times New Roman" w:hAnsi="Calibri" w:cs="Calibri"/>
                <w:color w:val="000000"/>
                <w:sz w:val="22"/>
                <w:szCs w:val="22"/>
                <w:lang w:eastAsia="fr-FR"/>
              </w:rPr>
            </w:pPr>
          </w:p>
        </w:tc>
        <w:tc>
          <w:tcPr>
            <w:tcW w:w="798" w:type="dxa"/>
            <w:vMerge w:val="restart"/>
            <w:tcBorders>
              <w:top w:val="nil"/>
              <w:left w:val="nil"/>
              <w:bottom w:val="nil"/>
              <w:right w:val="nil"/>
            </w:tcBorders>
            <w:shd w:val="clear" w:color="000000" w:fill="BDD7EE"/>
            <w:vAlign w:val="bottom"/>
            <w:hideMark/>
          </w:tcPr>
          <w:p w14:paraId="75C50E13"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 xml:space="preserve">Classe réelle              </w:t>
            </w:r>
          </w:p>
        </w:tc>
        <w:tc>
          <w:tcPr>
            <w:tcW w:w="656" w:type="dxa"/>
            <w:tcBorders>
              <w:top w:val="nil"/>
              <w:left w:val="nil"/>
              <w:bottom w:val="nil"/>
              <w:right w:val="nil"/>
            </w:tcBorders>
            <w:shd w:val="clear" w:color="000000" w:fill="BDD7EE"/>
            <w:noWrap/>
            <w:vAlign w:val="bottom"/>
            <w:hideMark/>
          </w:tcPr>
          <w:p w14:paraId="23B9F241"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1219" w:type="dxa"/>
            <w:tcBorders>
              <w:top w:val="nil"/>
              <w:left w:val="nil"/>
              <w:bottom w:val="nil"/>
              <w:right w:val="nil"/>
            </w:tcBorders>
            <w:shd w:val="clear" w:color="000000" w:fill="DDEBF7"/>
            <w:noWrap/>
            <w:vAlign w:val="bottom"/>
            <w:hideMark/>
          </w:tcPr>
          <w:p w14:paraId="2F8F6B20" w14:textId="0E0B1DC1"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17</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259</w:t>
            </w:r>
          </w:p>
        </w:tc>
        <w:tc>
          <w:tcPr>
            <w:tcW w:w="851" w:type="dxa"/>
            <w:tcBorders>
              <w:top w:val="nil"/>
              <w:left w:val="nil"/>
              <w:bottom w:val="nil"/>
              <w:right w:val="nil"/>
            </w:tcBorders>
            <w:shd w:val="clear" w:color="000000" w:fill="DDEBF7"/>
            <w:noWrap/>
            <w:vAlign w:val="bottom"/>
            <w:hideMark/>
          </w:tcPr>
          <w:p w14:paraId="2C0D775A" w14:textId="1074AAE8"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4</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286</w:t>
            </w:r>
          </w:p>
        </w:tc>
      </w:tr>
      <w:tr w:rsidR="00B56C41" w:rsidRPr="00B56C41" w14:paraId="5E42EA57" w14:textId="77777777" w:rsidTr="00F270A8">
        <w:trPr>
          <w:trHeight w:val="281"/>
        </w:trPr>
        <w:tc>
          <w:tcPr>
            <w:tcW w:w="707" w:type="dxa"/>
            <w:vMerge/>
            <w:tcBorders>
              <w:top w:val="nil"/>
              <w:left w:val="nil"/>
              <w:bottom w:val="nil"/>
              <w:right w:val="nil"/>
            </w:tcBorders>
            <w:vAlign w:val="center"/>
            <w:hideMark/>
          </w:tcPr>
          <w:p w14:paraId="2CE40671"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000000" w:fill="BDD7EE"/>
            <w:noWrap/>
            <w:vAlign w:val="bottom"/>
            <w:hideMark/>
          </w:tcPr>
          <w:p w14:paraId="42D7F671" w14:textId="77777777" w:rsidR="00B56C41" w:rsidRPr="00B56C41" w:rsidRDefault="00B56C41" w:rsidP="00B56C41">
            <w:pPr>
              <w:spacing w:after="0"/>
              <w:jc w:val="lef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c>
          <w:tcPr>
            <w:tcW w:w="961" w:type="dxa"/>
            <w:tcBorders>
              <w:top w:val="nil"/>
              <w:left w:val="nil"/>
              <w:bottom w:val="nil"/>
              <w:right w:val="nil"/>
            </w:tcBorders>
            <w:shd w:val="clear" w:color="000000" w:fill="DDEBF7"/>
            <w:noWrap/>
            <w:vAlign w:val="bottom"/>
            <w:hideMark/>
          </w:tcPr>
          <w:p w14:paraId="72161B46" w14:textId="1309DD0D"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2</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658</w:t>
            </w:r>
          </w:p>
        </w:tc>
        <w:tc>
          <w:tcPr>
            <w:tcW w:w="781" w:type="dxa"/>
            <w:tcBorders>
              <w:top w:val="nil"/>
              <w:left w:val="nil"/>
              <w:bottom w:val="nil"/>
              <w:right w:val="nil"/>
            </w:tcBorders>
            <w:shd w:val="clear" w:color="000000" w:fill="DDEBF7"/>
            <w:noWrap/>
            <w:vAlign w:val="bottom"/>
            <w:hideMark/>
          </w:tcPr>
          <w:p w14:paraId="55213E8B" w14:textId="696A54E0"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3</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363</w:t>
            </w:r>
          </w:p>
        </w:tc>
        <w:tc>
          <w:tcPr>
            <w:tcW w:w="1089" w:type="dxa"/>
            <w:tcBorders>
              <w:top w:val="nil"/>
              <w:left w:val="nil"/>
              <w:bottom w:val="nil"/>
              <w:right w:val="nil"/>
            </w:tcBorders>
            <w:shd w:val="clear" w:color="auto" w:fill="auto"/>
            <w:noWrap/>
            <w:vAlign w:val="bottom"/>
            <w:hideMark/>
          </w:tcPr>
          <w:p w14:paraId="77694CE9" w14:textId="77777777" w:rsidR="00B56C41" w:rsidRPr="00B56C41" w:rsidRDefault="00B56C41" w:rsidP="00B56C41">
            <w:pPr>
              <w:spacing w:after="0"/>
              <w:jc w:val="right"/>
              <w:rPr>
                <w:rFonts w:ascii="Calibri" w:eastAsia="Times New Roman" w:hAnsi="Calibri" w:cs="Calibri"/>
                <w:color w:val="000000"/>
                <w:sz w:val="22"/>
                <w:szCs w:val="22"/>
                <w:lang w:eastAsia="fr-FR"/>
              </w:rPr>
            </w:pPr>
          </w:p>
        </w:tc>
        <w:tc>
          <w:tcPr>
            <w:tcW w:w="798" w:type="dxa"/>
            <w:vMerge/>
            <w:tcBorders>
              <w:top w:val="nil"/>
              <w:left w:val="nil"/>
              <w:bottom w:val="nil"/>
              <w:right w:val="nil"/>
            </w:tcBorders>
            <w:vAlign w:val="center"/>
            <w:hideMark/>
          </w:tcPr>
          <w:p w14:paraId="1DB86E7F"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656" w:type="dxa"/>
            <w:tcBorders>
              <w:top w:val="nil"/>
              <w:left w:val="nil"/>
              <w:bottom w:val="nil"/>
              <w:right w:val="nil"/>
            </w:tcBorders>
            <w:shd w:val="clear" w:color="000000" w:fill="BDD7EE"/>
            <w:noWrap/>
            <w:vAlign w:val="bottom"/>
            <w:hideMark/>
          </w:tcPr>
          <w:p w14:paraId="4773CEAF" w14:textId="77777777" w:rsidR="00B56C41" w:rsidRPr="00B56C41" w:rsidRDefault="00B56C41" w:rsidP="00B56C41">
            <w:pPr>
              <w:spacing w:after="0"/>
              <w:jc w:val="lef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c>
          <w:tcPr>
            <w:tcW w:w="1219" w:type="dxa"/>
            <w:tcBorders>
              <w:top w:val="nil"/>
              <w:left w:val="nil"/>
              <w:bottom w:val="nil"/>
              <w:right w:val="nil"/>
            </w:tcBorders>
            <w:shd w:val="clear" w:color="000000" w:fill="DDEBF7"/>
            <w:noWrap/>
            <w:vAlign w:val="bottom"/>
            <w:hideMark/>
          </w:tcPr>
          <w:p w14:paraId="40CCF387" w14:textId="005BA162"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1</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063</w:t>
            </w:r>
          </w:p>
        </w:tc>
        <w:tc>
          <w:tcPr>
            <w:tcW w:w="851" w:type="dxa"/>
            <w:tcBorders>
              <w:top w:val="nil"/>
              <w:left w:val="nil"/>
              <w:bottom w:val="nil"/>
              <w:right w:val="nil"/>
            </w:tcBorders>
            <w:shd w:val="clear" w:color="000000" w:fill="DDEBF7"/>
            <w:noWrap/>
            <w:vAlign w:val="bottom"/>
            <w:hideMark/>
          </w:tcPr>
          <w:p w14:paraId="11A767B9" w14:textId="26D071C5"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4</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958</w:t>
            </w:r>
          </w:p>
        </w:tc>
      </w:tr>
      <w:tr w:rsidR="00B56C41" w:rsidRPr="00B56C41" w14:paraId="42A27138" w14:textId="77777777" w:rsidTr="00F270A8">
        <w:trPr>
          <w:trHeight w:val="281"/>
        </w:trPr>
        <w:tc>
          <w:tcPr>
            <w:tcW w:w="707" w:type="dxa"/>
            <w:tcBorders>
              <w:top w:val="nil"/>
              <w:left w:val="nil"/>
              <w:bottom w:val="nil"/>
              <w:right w:val="nil"/>
            </w:tcBorders>
            <w:shd w:val="clear" w:color="auto" w:fill="auto"/>
            <w:noWrap/>
            <w:vAlign w:val="bottom"/>
            <w:hideMark/>
          </w:tcPr>
          <w:p w14:paraId="4824E60B" w14:textId="77777777" w:rsidR="00B56C41" w:rsidRPr="00B56C41" w:rsidRDefault="00B56C41" w:rsidP="00B56C41">
            <w:pPr>
              <w:spacing w:after="0"/>
              <w:jc w:val="righ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4A9A170D" w14:textId="77777777" w:rsidR="00B56C41" w:rsidRPr="00B56C41" w:rsidRDefault="00B56C41" w:rsidP="00B56C41">
            <w:pPr>
              <w:spacing w:after="0"/>
              <w:jc w:val="left"/>
              <w:rPr>
                <w:rFonts w:eastAsia="Times New Roman" w:cs="Times New Roman"/>
                <w:sz w:val="20"/>
                <w:szCs w:val="20"/>
                <w:lang w:eastAsia="fr-FR"/>
              </w:rPr>
            </w:pPr>
          </w:p>
        </w:tc>
        <w:tc>
          <w:tcPr>
            <w:tcW w:w="961" w:type="dxa"/>
            <w:tcBorders>
              <w:top w:val="nil"/>
              <w:left w:val="nil"/>
              <w:bottom w:val="nil"/>
              <w:right w:val="nil"/>
            </w:tcBorders>
            <w:shd w:val="clear" w:color="auto" w:fill="auto"/>
            <w:noWrap/>
            <w:vAlign w:val="bottom"/>
            <w:hideMark/>
          </w:tcPr>
          <w:p w14:paraId="14732C83" w14:textId="77777777" w:rsidR="00B56C41" w:rsidRPr="00B56C41" w:rsidRDefault="00B56C41" w:rsidP="00B56C41">
            <w:pPr>
              <w:spacing w:after="0"/>
              <w:jc w:val="left"/>
              <w:rPr>
                <w:rFonts w:eastAsia="Times New Roman" w:cs="Times New Roman"/>
                <w:sz w:val="20"/>
                <w:szCs w:val="20"/>
                <w:lang w:eastAsia="fr-FR"/>
              </w:rPr>
            </w:pPr>
          </w:p>
        </w:tc>
        <w:tc>
          <w:tcPr>
            <w:tcW w:w="781" w:type="dxa"/>
            <w:tcBorders>
              <w:top w:val="nil"/>
              <w:left w:val="nil"/>
              <w:bottom w:val="nil"/>
              <w:right w:val="nil"/>
            </w:tcBorders>
            <w:shd w:val="clear" w:color="auto" w:fill="auto"/>
            <w:noWrap/>
            <w:vAlign w:val="bottom"/>
            <w:hideMark/>
          </w:tcPr>
          <w:p w14:paraId="217F4873" w14:textId="77777777" w:rsidR="00B56C41" w:rsidRPr="00B56C41" w:rsidRDefault="00B56C41" w:rsidP="00B56C41">
            <w:pPr>
              <w:spacing w:after="0"/>
              <w:jc w:val="left"/>
              <w:rPr>
                <w:rFonts w:eastAsia="Times New Roman" w:cs="Times New Roman"/>
                <w:sz w:val="20"/>
                <w:szCs w:val="20"/>
                <w:lang w:eastAsia="fr-FR"/>
              </w:rPr>
            </w:pPr>
          </w:p>
        </w:tc>
        <w:tc>
          <w:tcPr>
            <w:tcW w:w="1089" w:type="dxa"/>
            <w:tcBorders>
              <w:top w:val="nil"/>
              <w:left w:val="nil"/>
              <w:bottom w:val="nil"/>
              <w:right w:val="nil"/>
            </w:tcBorders>
            <w:shd w:val="clear" w:color="auto" w:fill="auto"/>
            <w:noWrap/>
            <w:vAlign w:val="bottom"/>
            <w:hideMark/>
          </w:tcPr>
          <w:p w14:paraId="2B0B39B9" w14:textId="77777777" w:rsidR="00B56C41" w:rsidRPr="00B56C41" w:rsidRDefault="00B56C41" w:rsidP="00B56C41">
            <w:pPr>
              <w:spacing w:after="0"/>
              <w:jc w:val="left"/>
              <w:rPr>
                <w:rFonts w:eastAsia="Times New Roman" w:cs="Times New Roman"/>
                <w:sz w:val="20"/>
                <w:szCs w:val="20"/>
                <w:lang w:eastAsia="fr-FR"/>
              </w:rPr>
            </w:pPr>
          </w:p>
        </w:tc>
        <w:tc>
          <w:tcPr>
            <w:tcW w:w="798" w:type="dxa"/>
            <w:tcBorders>
              <w:top w:val="nil"/>
              <w:left w:val="nil"/>
              <w:bottom w:val="nil"/>
              <w:right w:val="nil"/>
            </w:tcBorders>
            <w:shd w:val="clear" w:color="auto" w:fill="auto"/>
            <w:noWrap/>
            <w:vAlign w:val="bottom"/>
            <w:hideMark/>
          </w:tcPr>
          <w:p w14:paraId="68B22ECB" w14:textId="77777777" w:rsidR="00B56C41" w:rsidRPr="00B56C41" w:rsidRDefault="00B56C41" w:rsidP="00B56C41">
            <w:pPr>
              <w:spacing w:after="0"/>
              <w:jc w:val="left"/>
              <w:rPr>
                <w:rFonts w:eastAsia="Times New Roman" w:cs="Times New Roman"/>
                <w:sz w:val="20"/>
                <w:szCs w:val="20"/>
                <w:lang w:eastAsia="fr-FR"/>
              </w:rPr>
            </w:pPr>
          </w:p>
        </w:tc>
        <w:tc>
          <w:tcPr>
            <w:tcW w:w="656" w:type="dxa"/>
            <w:tcBorders>
              <w:top w:val="nil"/>
              <w:left w:val="nil"/>
              <w:bottom w:val="nil"/>
              <w:right w:val="nil"/>
            </w:tcBorders>
            <w:shd w:val="clear" w:color="auto" w:fill="auto"/>
            <w:noWrap/>
            <w:vAlign w:val="bottom"/>
            <w:hideMark/>
          </w:tcPr>
          <w:p w14:paraId="16BA119E" w14:textId="77777777" w:rsidR="00B56C41" w:rsidRPr="00B56C41" w:rsidRDefault="00B56C41" w:rsidP="00B56C41">
            <w:pPr>
              <w:spacing w:after="0"/>
              <w:jc w:val="left"/>
              <w:rPr>
                <w:rFonts w:eastAsia="Times New Roman" w:cs="Times New Roman"/>
                <w:sz w:val="20"/>
                <w:szCs w:val="20"/>
                <w:lang w:eastAsia="fr-FR"/>
              </w:rPr>
            </w:pPr>
          </w:p>
        </w:tc>
        <w:tc>
          <w:tcPr>
            <w:tcW w:w="1219" w:type="dxa"/>
            <w:tcBorders>
              <w:top w:val="nil"/>
              <w:left w:val="nil"/>
              <w:bottom w:val="nil"/>
              <w:right w:val="nil"/>
            </w:tcBorders>
            <w:shd w:val="clear" w:color="auto" w:fill="auto"/>
            <w:noWrap/>
            <w:vAlign w:val="bottom"/>
            <w:hideMark/>
          </w:tcPr>
          <w:p w14:paraId="7B429524" w14:textId="77777777" w:rsidR="00B56C41" w:rsidRPr="00B56C41" w:rsidRDefault="00B56C41" w:rsidP="00B56C41">
            <w:pPr>
              <w:spacing w:after="0"/>
              <w:jc w:val="left"/>
              <w:rPr>
                <w:rFonts w:eastAsia="Times New Roman" w:cs="Times New Roman"/>
                <w:sz w:val="20"/>
                <w:szCs w:val="20"/>
                <w:lang w:eastAsia="fr-FR"/>
              </w:rPr>
            </w:pPr>
          </w:p>
        </w:tc>
        <w:tc>
          <w:tcPr>
            <w:tcW w:w="851" w:type="dxa"/>
            <w:tcBorders>
              <w:top w:val="nil"/>
              <w:left w:val="nil"/>
              <w:bottom w:val="nil"/>
              <w:right w:val="nil"/>
            </w:tcBorders>
            <w:shd w:val="clear" w:color="auto" w:fill="auto"/>
            <w:noWrap/>
            <w:vAlign w:val="bottom"/>
            <w:hideMark/>
          </w:tcPr>
          <w:p w14:paraId="44606F81" w14:textId="77777777" w:rsidR="00B56C41" w:rsidRPr="00B56C41" w:rsidRDefault="00B56C41" w:rsidP="00B56C41">
            <w:pPr>
              <w:spacing w:after="0"/>
              <w:jc w:val="left"/>
              <w:rPr>
                <w:rFonts w:eastAsia="Times New Roman" w:cs="Times New Roman"/>
                <w:sz w:val="20"/>
                <w:szCs w:val="20"/>
                <w:lang w:eastAsia="fr-FR"/>
              </w:rPr>
            </w:pPr>
          </w:p>
        </w:tc>
      </w:tr>
      <w:tr w:rsidR="00B56C41" w:rsidRPr="00B56C41" w14:paraId="2A73999C" w14:textId="77777777" w:rsidTr="00F270A8">
        <w:trPr>
          <w:trHeight w:val="281"/>
        </w:trPr>
        <w:tc>
          <w:tcPr>
            <w:tcW w:w="707" w:type="dxa"/>
            <w:tcBorders>
              <w:top w:val="nil"/>
              <w:left w:val="nil"/>
              <w:bottom w:val="nil"/>
              <w:right w:val="nil"/>
            </w:tcBorders>
            <w:shd w:val="clear" w:color="auto" w:fill="auto"/>
            <w:noWrap/>
            <w:vAlign w:val="bottom"/>
            <w:hideMark/>
          </w:tcPr>
          <w:p w14:paraId="6CDE4483" w14:textId="77777777" w:rsidR="00B56C41" w:rsidRPr="00B56C41" w:rsidRDefault="00B56C41" w:rsidP="00B56C41">
            <w:pPr>
              <w:spacing w:after="0"/>
              <w:jc w:val="left"/>
              <w:rPr>
                <w:rFonts w:eastAsia="Times New Roman" w:cs="Times New Roman"/>
                <w:sz w:val="20"/>
                <w:szCs w:val="20"/>
                <w:lang w:eastAsia="fr-FR"/>
              </w:rPr>
            </w:pPr>
          </w:p>
        </w:tc>
        <w:tc>
          <w:tcPr>
            <w:tcW w:w="593" w:type="dxa"/>
            <w:tcBorders>
              <w:top w:val="nil"/>
              <w:left w:val="nil"/>
              <w:bottom w:val="nil"/>
              <w:right w:val="nil"/>
            </w:tcBorders>
            <w:shd w:val="clear" w:color="auto" w:fill="auto"/>
            <w:noWrap/>
            <w:vAlign w:val="bottom"/>
            <w:hideMark/>
          </w:tcPr>
          <w:p w14:paraId="25F74742" w14:textId="77777777" w:rsidR="00B56C41" w:rsidRPr="00B56C41" w:rsidRDefault="00B56C41" w:rsidP="00B56C41">
            <w:pPr>
              <w:spacing w:after="0"/>
              <w:jc w:val="left"/>
              <w:rPr>
                <w:rFonts w:eastAsia="Times New Roman" w:cs="Times New Roman"/>
                <w:sz w:val="20"/>
                <w:szCs w:val="20"/>
                <w:lang w:eastAsia="fr-FR"/>
              </w:rPr>
            </w:pPr>
          </w:p>
        </w:tc>
        <w:tc>
          <w:tcPr>
            <w:tcW w:w="2831" w:type="dxa"/>
            <w:gridSpan w:val="3"/>
            <w:tcBorders>
              <w:top w:val="nil"/>
              <w:left w:val="nil"/>
              <w:bottom w:val="nil"/>
              <w:right w:val="nil"/>
            </w:tcBorders>
            <w:shd w:val="clear" w:color="auto" w:fill="auto"/>
            <w:noWrap/>
            <w:vAlign w:val="bottom"/>
            <w:hideMark/>
          </w:tcPr>
          <w:p w14:paraId="1A757796"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Seuil par défaut (0,5)</w:t>
            </w:r>
          </w:p>
        </w:tc>
        <w:tc>
          <w:tcPr>
            <w:tcW w:w="798" w:type="dxa"/>
            <w:tcBorders>
              <w:top w:val="nil"/>
              <w:left w:val="nil"/>
              <w:bottom w:val="nil"/>
              <w:right w:val="nil"/>
            </w:tcBorders>
            <w:shd w:val="clear" w:color="auto" w:fill="auto"/>
            <w:noWrap/>
            <w:vAlign w:val="bottom"/>
            <w:hideMark/>
          </w:tcPr>
          <w:p w14:paraId="27796958"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656" w:type="dxa"/>
            <w:tcBorders>
              <w:top w:val="nil"/>
              <w:left w:val="nil"/>
              <w:bottom w:val="nil"/>
              <w:right w:val="nil"/>
            </w:tcBorders>
            <w:shd w:val="clear" w:color="auto" w:fill="auto"/>
            <w:noWrap/>
            <w:vAlign w:val="bottom"/>
            <w:hideMark/>
          </w:tcPr>
          <w:p w14:paraId="77CB231E" w14:textId="77777777" w:rsidR="00B56C41" w:rsidRPr="00B56C41" w:rsidRDefault="00B56C41" w:rsidP="00B56C41">
            <w:pPr>
              <w:spacing w:after="0"/>
              <w:jc w:val="left"/>
              <w:rPr>
                <w:rFonts w:eastAsia="Times New Roman" w:cs="Times New Roman"/>
                <w:sz w:val="20"/>
                <w:szCs w:val="20"/>
                <w:lang w:eastAsia="fr-FR"/>
              </w:rPr>
            </w:pPr>
          </w:p>
        </w:tc>
        <w:tc>
          <w:tcPr>
            <w:tcW w:w="2070" w:type="dxa"/>
            <w:gridSpan w:val="2"/>
            <w:tcBorders>
              <w:top w:val="nil"/>
              <w:left w:val="nil"/>
              <w:bottom w:val="nil"/>
              <w:right w:val="nil"/>
            </w:tcBorders>
            <w:shd w:val="clear" w:color="auto" w:fill="auto"/>
            <w:noWrap/>
            <w:vAlign w:val="bottom"/>
            <w:hideMark/>
          </w:tcPr>
          <w:p w14:paraId="470F210C" w14:textId="66F507FE" w:rsidR="00B56C41" w:rsidRPr="00B56C41" w:rsidRDefault="00B56C41" w:rsidP="00AA1EE9">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 xml:space="preserve">Seuil </w:t>
            </w:r>
            <w:r w:rsidR="00AA1EE9">
              <w:rPr>
                <w:rFonts w:ascii="Calibri" w:eastAsia="Times New Roman" w:hAnsi="Calibri" w:cs="Calibri"/>
                <w:color w:val="000000"/>
                <w:sz w:val="22"/>
                <w:szCs w:val="22"/>
                <w:lang w:eastAsia="fr-FR"/>
              </w:rPr>
              <w:t>O</w:t>
            </w:r>
            <w:r w:rsidRPr="00B56C41">
              <w:rPr>
                <w:rFonts w:ascii="Calibri" w:eastAsia="Times New Roman" w:hAnsi="Calibri" w:cs="Calibri"/>
                <w:color w:val="000000"/>
                <w:sz w:val="22"/>
                <w:szCs w:val="22"/>
                <w:lang w:eastAsia="fr-FR"/>
              </w:rPr>
              <w:t>ptimal (0,2)</w:t>
            </w:r>
          </w:p>
        </w:tc>
      </w:tr>
    </w:tbl>
    <w:p w14:paraId="6C4CFA69" w14:textId="02AE48A7" w:rsidR="00A52773" w:rsidRDefault="00A52773" w:rsidP="000F44FC">
      <w:pPr>
        <w:rPr>
          <w:highlight w:val="yellow"/>
        </w:rPr>
      </w:pPr>
    </w:p>
    <w:p w14:paraId="56F6C5B8" w14:textId="3747F151" w:rsidR="00553D3B" w:rsidRDefault="00087E89" w:rsidP="000F44FC">
      <w:r>
        <w:t>Regardons le cas tout à fait extrême de la station d’Uluru</w:t>
      </w:r>
      <w:r w:rsidR="00B06905">
        <w:t>, située en plein désert</w:t>
      </w:r>
      <w:r w:rsidR="00B805ED">
        <w:t xml:space="preserve"> (zone Centre)</w:t>
      </w:r>
      <w:r>
        <w:t> :</w:t>
      </w:r>
    </w:p>
    <w:p w14:paraId="0F9834DC" w14:textId="2DD64D51" w:rsidR="00553D3B" w:rsidRDefault="001B0AEC" w:rsidP="003F1AFF">
      <w:pPr>
        <w:jc w:val="center"/>
      </w:pPr>
      <w:r>
        <w:rPr>
          <w:noProof/>
          <w:lang w:eastAsia="fr-FR"/>
        </w:rPr>
        <w:drawing>
          <wp:inline distT="0" distB="0" distL="0" distR="0" wp14:anchorId="3B050DAB" wp14:editId="5F7BF756">
            <wp:extent cx="3473450" cy="290635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2089" cy="2921946"/>
                    </a:xfrm>
                    <a:prstGeom prst="rect">
                      <a:avLst/>
                    </a:prstGeom>
                  </pic:spPr>
                </pic:pic>
              </a:graphicData>
            </a:graphic>
          </wp:inline>
        </w:drawing>
      </w:r>
    </w:p>
    <w:p w14:paraId="1160F2D2" w14:textId="77777777" w:rsidR="003F1AFF" w:rsidRDefault="003F1AFF" w:rsidP="000F44FC"/>
    <w:tbl>
      <w:tblPr>
        <w:tblW w:w="8581" w:type="dxa"/>
        <w:tblInd w:w="917" w:type="dxa"/>
        <w:tblCellMar>
          <w:left w:w="70" w:type="dxa"/>
          <w:right w:w="70" w:type="dxa"/>
        </w:tblCellMar>
        <w:tblLook w:val="04A0" w:firstRow="1" w:lastRow="0" w:firstColumn="1" w:lastColumn="0" w:noHBand="0" w:noVBand="1"/>
      </w:tblPr>
      <w:tblGrid>
        <w:gridCol w:w="780"/>
        <w:gridCol w:w="593"/>
        <w:gridCol w:w="1173"/>
        <w:gridCol w:w="1067"/>
        <w:gridCol w:w="1200"/>
        <w:gridCol w:w="880"/>
        <w:gridCol w:w="903"/>
        <w:gridCol w:w="992"/>
        <w:gridCol w:w="993"/>
      </w:tblGrid>
      <w:tr w:rsidR="003F1AFF" w:rsidRPr="003F1AFF" w14:paraId="6DC93ABF" w14:textId="77777777" w:rsidTr="003F1AFF">
        <w:trPr>
          <w:trHeight w:val="303"/>
        </w:trPr>
        <w:tc>
          <w:tcPr>
            <w:tcW w:w="780" w:type="dxa"/>
            <w:tcBorders>
              <w:top w:val="nil"/>
              <w:left w:val="nil"/>
              <w:bottom w:val="nil"/>
              <w:right w:val="nil"/>
            </w:tcBorders>
            <w:shd w:val="clear" w:color="auto" w:fill="auto"/>
            <w:noWrap/>
            <w:vAlign w:val="bottom"/>
            <w:hideMark/>
          </w:tcPr>
          <w:p w14:paraId="03650D95" w14:textId="77777777" w:rsidR="003F1AFF" w:rsidRPr="003F1AFF" w:rsidRDefault="003F1AFF" w:rsidP="003F1AFF">
            <w:pPr>
              <w:spacing w:after="0"/>
              <w:jc w:val="left"/>
              <w:rPr>
                <w:rFonts w:eastAsia="Times New Roman" w:cs="Times New Roman"/>
                <w:lang w:eastAsia="fr-FR"/>
              </w:rPr>
            </w:pPr>
          </w:p>
        </w:tc>
        <w:tc>
          <w:tcPr>
            <w:tcW w:w="593" w:type="dxa"/>
            <w:tcBorders>
              <w:top w:val="nil"/>
              <w:left w:val="nil"/>
              <w:bottom w:val="nil"/>
              <w:right w:val="nil"/>
            </w:tcBorders>
            <w:shd w:val="clear" w:color="auto" w:fill="auto"/>
            <w:noWrap/>
            <w:vAlign w:val="bottom"/>
            <w:hideMark/>
          </w:tcPr>
          <w:p w14:paraId="56C6B5BD" w14:textId="77777777" w:rsidR="003F1AFF" w:rsidRPr="003F1AFF" w:rsidRDefault="003F1AFF" w:rsidP="003F1AFF">
            <w:pPr>
              <w:spacing w:after="0"/>
              <w:jc w:val="left"/>
              <w:rPr>
                <w:rFonts w:eastAsia="Times New Roman" w:cs="Times New Roman"/>
                <w:sz w:val="20"/>
                <w:szCs w:val="20"/>
                <w:lang w:eastAsia="fr-FR"/>
              </w:rPr>
            </w:pPr>
          </w:p>
        </w:tc>
        <w:tc>
          <w:tcPr>
            <w:tcW w:w="2240" w:type="dxa"/>
            <w:gridSpan w:val="2"/>
            <w:tcBorders>
              <w:top w:val="nil"/>
              <w:left w:val="nil"/>
              <w:bottom w:val="nil"/>
              <w:right w:val="nil"/>
            </w:tcBorders>
            <w:shd w:val="clear" w:color="000000" w:fill="BDD7EE"/>
            <w:noWrap/>
            <w:vAlign w:val="bottom"/>
            <w:hideMark/>
          </w:tcPr>
          <w:p w14:paraId="2036FEBC"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Classe prédite</w:t>
            </w:r>
          </w:p>
        </w:tc>
        <w:tc>
          <w:tcPr>
            <w:tcW w:w="1200" w:type="dxa"/>
            <w:tcBorders>
              <w:top w:val="nil"/>
              <w:left w:val="nil"/>
              <w:bottom w:val="nil"/>
              <w:right w:val="nil"/>
            </w:tcBorders>
            <w:shd w:val="clear" w:color="auto" w:fill="auto"/>
            <w:noWrap/>
            <w:vAlign w:val="bottom"/>
            <w:hideMark/>
          </w:tcPr>
          <w:p w14:paraId="78D73B6C"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880" w:type="dxa"/>
            <w:tcBorders>
              <w:top w:val="nil"/>
              <w:left w:val="nil"/>
              <w:bottom w:val="nil"/>
              <w:right w:val="nil"/>
            </w:tcBorders>
            <w:shd w:val="clear" w:color="auto" w:fill="auto"/>
            <w:noWrap/>
            <w:vAlign w:val="bottom"/>
            <w:hideMark/>
          </w:tcPr>
          <w:p w14:paraId="740FA939"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17DBEDD0" w14:textId="77777777" w:rsidR="003F1AFF" w:rsidRPr="003F1AFF" w:rsidRDefault="003F1AFF" w:rsidP="003F1AFF">
            <w:pPr>
              <w:spacing w:after="0"/>
              <w:jc w:val="left"/>
              <w:rPr>
                <w:rFonts w:eastAsia="Times New Roman" w:cs="Times New Roman"/>
                <w:sz w:val="20"/>
                <w:szCs w:val="20"/>
                <w:lang w:eastAsia="fr-FR"/>
              </w:rPr>
            </w:pPr>
          </w:p>
        </w:tc>
        <w:tc>
          <w:tcPr>
            <w:tcW w:w="1985" w:type="dxa"/>
            <w:gridSpan w:val="2"/>
            <w:tcBorders>
              <w:top w:val="nil"/>
              <w:left w:val="nil"/>
              <w:bottom w:val="nil"/>
              <w:right w:val="nil"/>
            </w:tcBorders>
            <w:shd w:val="clear" w:color="000000" w:fill="BDD7EE"/>
            <w:noWrap/>
            <w:vAlign w:val="bottom"/>
            <w:hideMark/>
          </w:tcPr>
          <w:p w14:paraId="6B3F1303"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Classe prédite</w:t>
            </w:r>
          </w:p>
        </w:tc>
      </w:tr>
      <w:tr w:rsidR="003F1AFF" w:rsidRPr="003F1AFF" w14:paraId="271C83A2" w14:textId="77777777" w:rsidTr="003F1AFF">
        <w:trPr>
          <w:trHeight w:val="290"/>
        </w:trPr>
        <w:tc>
          <w:tcPr>
            <w:tcW w:w="780" w:type="dxa"/>
            <w:tcBorders>
              <w:top w:val="nil"/>
              <w:left w:val="nil"/>
              <w:bottom w:val="nil"/>
              <w:right w:val="nil"/>
            </w:tcBorders>
            <w:shd w:val="clear" w:color="auto" w:fill="auto"/>
            <w:noWrap/>
            <w:vAlign w:val="bottom"/>
            <w:hideMark/>
          </w:tcPr>
          <w:p w14:paraId="5BDF9783"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2BC46C9C" w14:textId="77777777" w:rsidR="003F1AFF" w:rsidRPr="003F1AFF" w:rsidRDefault="003F1AFF" w:rsidP="003F1AFF">
            <w:pPr>
              <w:spacing w:after="0"/>
              <w:jc w:val="left"/>
              <w:rPr>
                <w:rFonts w:eastAsia="Times New Roman" w:cs="Times New Roman"/>
                <w:sz w:val="20"/>
                <w:szCs w:val="20"/>
                <w:lang w:eastAsia="fr-FR"/>
              </w:rPr>
            </w:pPr>
          </w:p>
        </w:tc>
        <w:tc>
          <w:tcPr>
            <w:tcW w:w="1173" w:type="dxa"/>
            <w:tcBorders>
              <w:top w:val="nil"/>
              <w:left w:val="nil"/>
              <w:bottom w:val="nil"/>
              <w:right w:val="nil"/>
            </w:tcBorders>
            <w:shd w:val="clear" w:color="000000" w:fill="BDD7EE"/>
            <w:noWrap/>
            <w:vAlign w:val="bottom"/>
            <w:hideMark/>
          </w:tcPr>
          <w:p w14:paraId="2987655B"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1067" w:type="dxa"/>
            <w:tcBorders>
              <w:top w:val="nil"/>
              <w:left w:val="nil"/>
              <w:bottom w:val="nil"/>
              <w:right w:val="nil"/>
            </w:tcBorders>
            <w:shd w:val="clear" w:color="000000" w:fill="BDD7EE"/>
            <w:noWrap/>
            <w:vAlign w:val="bottom"/>
            <w:hideMark/>
          </w:tcPr>
          <w:p w14:paraId="4A480EE1"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c>
          <w:tcPr>
            <w:tcW w:w="1200" w:type="dxa"/>
            <w:tcBorders>
              <w:top w:val="nil"/>
              <w:left w:val="nil"/>
              <w:bottom w:val="nil"/>
              <w:right w:val="nil"/>
            </w:tcBorders>
            <w:shd w:val="clear" w:color="auto" w:fill="auto"/>
            <w:noWrap/>
            <w:vAlign w:val="bottom"/>
            <w:hideMark/>
          </w:tcPr>
          <w:p w14:paraId="496F97C4"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880" w:type="dxa"/>
            <w:tcBorders>
              <w:top w:val="nil"/>
              <w:left w:val="nil"/>
              <w:bottom w:val="nil"/>
              <w:right w:val="nil"/>
            </w:tcBorders>
            <w:shd w:val="clear" w:color="auto" w:fill="auto"/>
            <w:noWrap/>
            <w:vAlign w:val="bottom"/>
            <w:hideMark/>
          </w:tcPr>
          <w:p w14:paraId="591E25B9"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749A1D25" w14:textId="77777777" w:rsidR="003F1AFF" w:rsidRPr="003F1AFF" w:rsidRDefault="003F1AFF" w:rsidP="003F1AFF">
            <w:pPr>
              <w:spacing w:after="0"/>
              <w:jc w:val="left"/>
              <w:rPr>
                <w:rFonts w:eastAsia="Times New Roman" w:cs="Times New Roman"/>
                <w:sz w:val="20"/>
                <w:szCs w:val="20"/>
                <w:lang w:eastAsia="fr-FR"/>
              </w:rPr>
            </w:pPr>
          </w:p>
        </w:tc>
        <w:tc>
          <w:tcPr>
            <w:tcW w:w="992" w:type="dxa"/>
            <w:tcBorders>
              <w:top w:val="nil"/>
              <w:left w:val="nil"/>
              <w:bottom w:val="nil"/>
              <w:right w:val="nil"/>
            </w:tcBorders>
            <w:shd w:val="clear" w:color="000000" w:fill="BDD7EE"/>
            <w:noWrap/>
            <w:vAlign w:val="bottom"/>
            <w:hideMark/>
          </w:tcPr>
          <w:p w14:paraId="575D06B5"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993" w:type="dxa"/>
            <w:tcBorders>
              <w:top w:val="nil"/>
              <w:left w:val="nil"/>
              <w:bottom w:val="nil"/>
              <w:right w:val="nil"/>
            </w:tcBorders>
            <w:shd w:val="clear" w:color="000000" w:fill="BDD7EE"/>
            <w:noWrap/>
            <w:vAlign w:val="bottom"/>
            <w:hideMark/>
          </w:tcPr>
          <w:p w14:paraId="26D727BF"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r>
      <w:tr w:rsidR="003F1AFF" w:rsidRPr="003F1AFF" w14:paraId="36F07A17" w14:textId="77777777" w:rsidTr="003F1AFF">
        <w:trPr>
          <w:trHeight w:val="290"/>
        </w:trPr>
        <w:tc>
          <w:tcPr>
            <w:tcW w:w="780" w:type="dxa"/>
            <w:vMerge w:val="restart"/>
            <w:tcBorders>
              <w:top w:val="nil"/>
              <w:left w:val="nil"/>
              <w:bottom w:val="nil"/>
              <w:right w:val="nil"/>
            </w:tcBorders>
            <w:shd w:val="clear" w:color="000000" w:fill="BDD7EE"/>
            <w:vAlign w:val="bottom"/>
            <w:hideMark/>
          </w:tcPr>
          <w:p w14:paraId="0BF2AF01"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 xml:space="preserve">Classe réelle              </w:t>
            </w:r>
          </w:p>
        </w:tc>
        <w:tc>
          <w:tcPr>
            <w:tcW w:w="593" w:type="dxa"/>
            <w:tcBorders>
              <w:top w:val="nil"/>
              <w:left w:val="nil"/>
              <w:bottom w:val="nil"/>
              <w:right w:val="nil"/>
            </w:tcBorders>
            <w:shd w:val="clear" w:color="000000" w:fill="BDD7EE"/>
            <w:noWrap/>
            <w:vAlign w:val="bottom"/>
            <w:hideMark/>
          </w:tcPr>
          <w:p w14:paraId="783061F9"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1173" w:type="dxa"/>
            <w:tcBorders>
              <w:top w:val="nil"/>
              <w:left w:val="nil"/>
              <w:bottom w:val="nil"/>
              <w:right w:val="nil"/>
            </w:tcBorders>
            <w:shd w:val="clear" w:color="000000" w:fill="DDEBF7"/>
            <w:noWrap/>
            <w:vAlign w:val="bottom"/>
            <w:hideMark/>
          </w:tcPr>
          <w:p w14:paraId="732B7887"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282</w:t>
            </w:r>
          </w:p>
        </w:tc>
        <w:tc>
          <w:tcPr>
            <w:tcW w:w="1067" w:type="dxa"/>
            <w:tcBorders>
              <w:top w:val="nil"/>
              <w:left w:val="nil"/>
              <w:bottom w:val="nil"/>
              <w:right w:val="nil"/>
            </w:tcBorders>
            <w:shd w:val="clear" w:color="000000" w:fill="DDEBF7"/>
            <w:noWrap/>
            <w:vAlign w:val="bottom"/>
            <w:hideMark/>
          </w:tcPr>
          <w:p w14:paraId="65BBC29C"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3</w:t>
            </w:r>
          </w:p>
        </w:tc>
        <w:tc>
          <w:tcPr>
            <w:tcW w:w="1200" w:type="dxa"/>
            <w:tcBorders>
              <w:top w:val="nil"/>
              <w:left w:val="nil"/>
              <w:bottom w:val="nil"/>
              <w:right w:val="nil"/>
            </w:tcBorders>
            <w:shd w:val="clear" w:color="auto" w:fill="auto"/>
            <w:noWrap/>
            <w:vAlign w:val="bottom"/>
            <w:hideMark/>
          </w:tcPr>
          <w:p w14:paraId="6F25C657" w14:textId="77777777" w:rsidR="003F1AFF" w:rsidRPr="003F1AFF" w:rsidRDefault="003F1AFF" w:rsidP="003F1AFF">
            <w:pPr>
              <w:spacing w:after="0"/>
              <w:jc w:val="right"/>
              <w:rPr>
                <w:rFonts w:ascii="Calibri" w:eastAsia="Times New Roman" w:hAnsi="Calibri" w:cs="Calibri"/>
                <w:color w:val="000000"/>
                <w:sz w:val="22"/>
                <w:szCs w:val="22"/>
                <w:lang w:eastAsia="fr-FR"/>
              </w:rPr>
            </w:pPr>
          </w:p>
        </w:tc>
        <w:tc>
          <w:tcPr>
            <w:tcW w:w="880" w:type="dxa"/>
            <w:vMerge w:val="restart"/>
            <w:tcBorders>
              <w:top w:val="nil"/>
              <w:left w:val="nil"/>
              <w:bottom w:val="nil"/>
              <w:right w:val="nil"/>
            </w:tcBorders>
            <w:shd w:val="clear" w:color="000000" w:fill="BDD7EE"/>
            <w:vAlign w:val="bottom"/>
            <w:hideMark/>
          </w:tcPr>
          <w:p w14:paraId="1736F87C"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 xml:space="preserve">Classe réelle              </w:t>
            </w:r>
          </w:p>
        </w:tc>
        <w:tc>
          <w:tcPr>
            <w:tcW w:w="903" w:type="dxa"/>
            <w:tcBorders>
              <w:top w:val="nil"/>
              <w:left w:val="nil"/>
              <w:bottom w:val="nil"/>
              <w:right w:val="nil"/>
            </w:tcBorders>
            <w:shd w:val="clear" w:color="000000" w:fill="BDD7EE"/>
            <w:noWrap/>
            <w:vAlign w:val="bottom"/>
            <w:hideMark/>
          </w:tcPr>
          <w:p w14:paraId="32E770B5"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992" w:type="dxa"/>
            <w:tcBorders>
              <w:top w:val="nil"/>
              <w:left w:val="nil"/>
              <w:bottom w:val="nil"/>
              <w:right w:val="nil"/>
            </w:tcBorders>
            <w:shd w:val="clear" w:color="000000" w:fill="DDEBF7"/>
            <w:noWrap/>
            <w:vAlign w:val="bottom"/>
            <w:hideMark/>
          </w:tcPr>
          <w:p w14:paraId="73DBAA6A"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249</w:t>
            </w:r>
          </w:p>
        </w:tc>
        <w:tc>
          <w:tcPr>
            <w:tcW w:w="993" w:type="dxa"/>
            <w:tcBorders>
              <w:top w:val="nil"/>
              <w:left w:val="nil"/>
              <w:bottom w:val="nil"/>
              <w:right w:val="nil"/>
            </w:tcBorders>
            <w:shd w:val="clear" w:color="000000" w:fill="DDEBF7"/>
            <w:noWrap/>
            <w:vAlign w:val="bottom"/>
            <w:hideMark/>
          </w:tcPr>
          <w:p w14:paraId="4D259C78"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36</w:t>
            </w:r>
          </w:p>
        </w:tc>
      </w:tr>
      <w:tr w:rsidR="003F1AFF" w:rsidRPr="003F1AFF" w14:paraId="1E4F1CEC" w14:textId="77777777" w:rsidTr="003F1AFF">
        <w:trPr>
          <w:trHeight w:val="290"/>
        </w:trPr>
        <w:tc>
          <w:tcPr>
            <w:tcW w:w="780" w:type="dxa"/>
            <w:vMerge/>
            <w:tcBorders>
              <w:top w:val="nil"/>
              <w:left w:val="nil"/>
              <w:bottom w:val="nil"/>
              <w:right w:val="nil"/>
            </w:tcBorders>
            <w:vAlign w:val="center"/>
            <w:hideMark/>
          </w:tcPr>
          <w:p w14:paraId="42889DAC"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000000" w:fill="BDD7EE"/>
            <w:noWrap/>
            <w:vAlign w:val="bottom"/>
            <w:hideMark/>
          </w:tcPr>
          <w:p w14:paraId="0E1596BF"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c>
          <w:tcPr>
            <w:tcW w:w="1173" w:type="dxa"/>
            <w:tcBorders>
              <w:top w:val="nil"/>
              <w:left w:val="nil"/>
              <w:bottom w:val="nil"/>
              <w:right w:val="nil"/>
            </w:tcBorders>
            <w:shd w:val="clear" w:color="000000" w:fill="DDEBF7"/>
            <w:noWrap/>
            <w:vAlign w:val="bottom"/>
            <w:hideMark/>
          </w:tcPr>
          <w:p w14:paraId="6D44C6E5"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7</w:t>
            </w:r>
          </w:p>
        </w:tc>
        <w:tc>
          <w:tcPr>
            <w:tcW w:w="1067" w:type="dxa"/>
            <w:tcBorders>
              <w:top w:val="nil"/>
              <w:left w:val="nil"/>
              <w:bottom w:val="nil"/>
              <w:right w:val="nil"/>
            </w:tcBorders>
            <w:shd w:val="clear" w:color="000000" w:fill="DDEBF7"/>
            <w:noWrap/>
            <w:vAlign w:val="bottom"/>
            <w:hideMark/>
          </w:tcPr>
          <w:p w14:paraId="028F3129"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9</w:t>
            </w:r>
          </w:p>
        </w:tc>
        <w:tc>
          <w:tcPr>
            <w:tcW w:w="1200" w:type="dxa"/>
            <w:tcBorders>
              <w:top w:val="nil"/>
              <w:left w:val="nil"/>
              <w:bottom w:val="nil"/>
              <w:right w:val="nil"/>
            </w:tcBorders>
            <w:shd w:val="clear" w:color="auto" w:fill="auto"/>
            <w:noWrap/>
            <w:vAlign w:val="bottom"/>
            <w:hideMark/>
          </w:tcPr>
          <w:p w14:paraId="4A5DB003" w14:textId="77777777" w:rsidR="003F1AFF" w:rsidRPr="003F1AFF" w:rsidRDefault="003F1AFF" w:rsidP="003F1AFF">
            <w:pPr>
              <w:spacing w:after="0"/>
              <w:jc w:val="right"/>
              <w:rPr>
                <w:rFonts w:ascii="Calibri" w:eastAsia="Times New Roman" w:hAnsi="Calibri" w:cs="Calibri"/>
                <w:color w:val="000000"/>
                <w:sz w:val="22"/>
                <w:szCs w:val="22"/>
                <w:lang w:eastAsia="fr-FR"/>
              </w:rPr>
            </w:pPr>
          </w:p>
        </w:tc>
        <w:tc>
          <w:tcPr>
            <w:tcW w:w="880" w:type="dxa"/>
            <w:vMerge/>
            <w:tcBorders>
              <w:top w:val="nil"/>
              <w:left w:val="nil"/>
              <w:bottom w:val="nil"/>
              <w:right w:val="nil"/>
            </w:tcBorders>
            <w:vAlign w:val="center"/>
            <w:hideMark/>
          </w:tcPr>
          <w:p w14:paraId="07362CD3"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903" w:type="dxa"/>
            <w:tcBorders>
              <w:top w:val="nil"/>
              <w:left w:val="nil"/>
              <w:bottom w:val="nil"/>
              <w:right w:val="nil"/>
            </w:tcBorders>
            <w:shd w:val="clear" w:color="000000" w:fill="BDD7EE"/>
            <w:noWrap/>
            <w:vAlign w:val="bottom"/>
            <w:hideMark/>
          </w:tcPr>
          <w:p w14:paraId="44625AF1"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c>
          <w:tcPr>
            <w:tcW w:w="992" w:type="dxa"/>
            <w:tcBorders>
              <w:top w:val="nil"/>
              <w:left w:val="nil"/>
              <w:bottom w:val="nil"/>
              <w:right w:val="nil"/>
            </w:tcBorders>
            <w:shd w:val="clear" w:color="000000" w:fill="DDEBF7"/>
            <w:noWrap/>
            <w:vAlign w:val="bottom"/>
            <w:hideMark/>
          </w:tcPr>
          <w:p w14:paraId="0C47A38D"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0</w:t>
            </w:r>
          </w:p>
        </w:tc>
        <w:tc>
          <w:tcPr>
            <w:tcW w:w="993" w:type="dxa"/>
            <w:tcBorders>
              <w:top w:val="nil"/>
              <w:left w:val="nil"/>
              <w:bottom w:val="nil"/>
              <w:right w:val="nil"/>
            </w:tcBorders>
            <w:shd w:val="clear" w:color="000000" w:fill="DDEBF7"/>
            <w:noWrap/>
            <w:vAlign w:val="bottom"/>
            <w:hideMark/>
          </w:tcPr>
          <w:p w14:paraId="3359FD17"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16</w:t>
            </w:r>
          </w:p>
        </w:tc>
      </w:tr>
      <w:tr w:rsidR="003F1AFF" w:rsidRPr="003F1AFF" w14:paraId="3151EC5B" w14:textId="77777777" w:rsidTr="003F1AFF">
        <w:trPr>
          <w:trHeight w:val="290"/>
        </w:trPr>
        <w:tc>
          <w:tcPr>
            <w:tcW w:w="780" w:type="dxa"/>
            <w:tcBorders>
              <w:top w:val="nil"/>
              <w:left w:val="nil"/>
              <w:bottom w:val="nil"/>
              <w:right w:val="nil"/>
            </w:tcBorders>
            <w:shd w:val="clear" w:color="auto" w:fill="auto"/>
            <w:noWrap/>
            <w:vAlign w:val="bottom"/>
            <w:hideMark/>
          </w:tcPr>
          <w:p w14:paraId="5C153ABC" w14:textId="77777777" w:rsidR="003F1AFF" w:rsidRPr="003F1AFF" w:rsidRDefault="003F1AFF" w:rsidP="003F1AFF">
            <w:pPr>
              <w:spacing w:after="0"/>
              <w:jc w:val="righ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357B368F" w14:textId="77777777" w:rsidR="003F1AFF" w:rsidRPr="003F1AFF" w:rsidRDefault="003F1AFF" w:rsidP="003F1AFF">
            <w:pPr>
              <w:spacing w:after="0"/>
              <w:jc w:val="left"/>
              <w:rPr>
                <w:rFonts w:eastAsia="Times New Roman" w:cs="Times New Roman"/>
                <w:sz w:val="20"/>
                <w:szCs w:val="20"/>
                <w:lang w:eastAsia="fr-FR"/>
              </w:rPr>
            </w:pPr>
          </w:p>
        </w:tc>
        <w:tc>
          <w:tcPr>
            <w:tcW w:w="1173" w:type="dxa"/>
            <w:tcBorders>
              <w:top w:val="nil"/>
              <w:left w:val="nil"/>
              <w:bottom w:val="nil"/>
              <w:right w:val="nil"/>
            </w:tcBorders>
            <w:shd w:val="clear" w:color="auto" w:fill="auto"/>
            <w:noWrap/>
            <w:vAlign w:val="bottom"/>
            <w:hideMark/>
          </w:tcPr>
          <w:p w14:paraId="52E8D3E1" w14:textId="77777777" w:rsidR="003F1AFF" w:rsidRPr="003F1AFF" w:rsidRDefault="003F1AFF" w:rsidP="003F1AFF">
            <w:pPr>
              <w:spacing w:after="0"/>
              <w:jc w:val="left"/>
              <w:rPr>
                <w:rFonts w:eastAsia="Times New Roman" w:cs="Times New Roman"/>
                <w:sz w:val="20"/>
                <w:szCs w:val="20"/>
                <w:lang w:eastAsia="fr-FR"/>
              </w:rPr>
            </w:pPr>
          </w:p>
        </w:tc>
        <w:tc>
          <w:tcPr>
            <w:tcW w:w="1067" w:type="dxa"/>
            <w:tcBorders>
              <w:top w:val="nil"/>
              <w:left w:val="nil"/>
              <w:bottom w:val="nil"/>
              <w:right w:val="nil"/>
            </w:tcBorders>
            <w:shd w:val="clear" w:color="auto" w:fill="auto"/>
            <w:noWrap/>
            <w:vAlign w:val="bottom"/>
            <w:hideMark/>
          </w:tcPr>
          <w:p w14:paraId="491546F7" w14:textId="77777777" w:rsidR="003F1AFF" w:rsidRPr="003F1AFF" w:rsidRDefault="003F1AFF" w:rsidP="003F1AFF">
            <w:pPr>
              <w:spacing w:after="0"/>
              <w:jc w:val="left"/>
              <w:rPr>
                <w:rFonts w:eastAsia="Times New Roman" w:cs="Times New Roman"/>
                <w:sz w:val="20"/>
                <w:szCs w:val="20"/>
                <w:lang w:eastAsia="fr-FR"/>
              </w:rPr>
            </w:pPr>
          </w:p>
        </w:tc>
        <w:tc>
          <w:tcPr>
            <w:tcW w:w="1200" w:type="dxa"/>
            <w:tcBorders>
              <w:top w:val="nil"/>
              <w:left w:val="nil"/>
              <w:bottom w:val="nil"/>
              <w:right w:val="nil"/>
            </w:tcBorders>
            <w:shd w:val="clear" w:color="auto" w:fill="auto"/>
            <w:noWrap/>
            <w:vAlign w:val="bottom"/>
            <w:hideMark/>
          </w:tcPr>
          <w:p w14:paraId="50503E9B" w14:textId="77777777" w:rsidR="003F1AFF" w:rsidRPr="003F1AFF" w:rsidRDefault="003F1AFF" w:rsidP="003F1AFF">
            <w:pPr>
              <w:spacing w:after="0"/>
              <w:jc w:val="left"/>
              <w:rPr>
                <w:rFonts w:eastAsia="Times New Roman" w:cs="Times New Roman"/>
                <w:sz w:val="20"/>
                <w:szCs w:val="20"/>
                <w:lang w:eastAsia="fr-FR"/>
              </w:rPr>
            </w:pPr>
          </w:p>
        </w:tc>
        <w:tc>
          <w:tcPr>
            <w:tcW w:w="880" w:type="dxa"/>
            <w:tcBorders>
              <w:top w:val="nil"/>
              <w:left w:val="nil"/>
              <w:bottom w:val="nil"/>
              <w:right w:val="nil"/>
            </w:tcBorders>
            <w:shd w:val="clear" w:color="auto" w:fill="auto"/>
            <w:noWrap/>
            <w:vAlign w:val="bottom"/>
            <w:hideMark/>
          </w:tcPr>
          <w:p w14:paraId="317EA816"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63031D6C" w14:textId="77777777" w:rsidR="003F1AFF" w:rsidRPr="003F1AFF" w:rsidRDefault="003F1AFF" w:rsidP="003F1AFF">
            <w:pPr>
              <w:spacing w:after="0"/>
              <w:jc w:val="left"/>
              <w:rPr>
                <w:rFonts w:eastAsia="Times New Roman" w:cs="Times New Roman"/>
                <w:sz w:val="20"/>
                <w:szCs w:val="20"/>
                <w:lang w:eastAsia="fr-FR"/>
              </w:rPr>
            </w:pPr>
          </w:p>
        </w:tc>
        <w:tc>
          <w:tcPr>
            <w:tcW w:w="992" w:type="dxa"/>
            <w:tcBorders>
              <w:top w:val="nil"/>
              <w:left w:val="nil"/>
              <w:bottom w:val="nil"/>
              <w:right w:val="nil"/>
            </w:tcBorders>
            <w:shd w:val="clear" w:color="auto" w:fill="auto"/>
            <w:noWrap/>
            <w:vAlign w:val="bottom"/>
            <w:hideMark/>
          </w:tcPr>
          <w:p w14:paraId="098C9260" w14:textId="77777777" w:rsidR="003F1AFF" w:rsidRPr="003F1AFF" w:rsidRDefault="003F1AFF" w:rsidP="003F1AFF">
            <w:pPr>
              <w:spacing w:after="0"/>
              <w:jc w:val="left"/>
              <w:rPr>
                <w:rFonts w:eastAsia="Times New Roman" w:cs="Times New Roman"/>
                <w:sz w:val="20"/>
                <w:szCs w:val="20"/>
                <w:lang w:eastAsia="fr-FR"/>
              </w:rPr>
            </w:pPr>
          </w:p>
        </w:tc>
        <w:tc>
          <w:tcPr>
            <w:tcW w:w="993" w:type="dxa"/>
            <w:tcBorders>
              <w:top w:val="nil"/>
              <w:left w:val="nil"/>
              <w:bottom w:val="nil"/>
              <w:right w:val="nil"/>
            </w:tcBorders>
            <w:shd w:val="clear" w:color="auto" w:fill="auto"/>
            <w:noWrap/>
            <w:vAlign w:val="bottom"/>
            <w:hideMark/>
          </w:tcPr>
          <w:p w14:paraId="70D8340E" w14:textId="77777777" w:rsidR="003F1AFF" w:rsidRPr="003F1AFF" w:rsidRDefault="003F1AFF" w:rsidP="003F1AFF">
            <w:pPr>
              <w:spacing w:after="0"/>
              <w:jc w:val="left"/>
              <w:rPr>
                <w:rFonts w:eastAsia="Times New Roman" w:cs="Times New Roman"/>
                <w:sz w:val="20"/>
                <w:szCs w:val="20"/>
                <w:lang w:eastAsia="fr-FR"/>
              </w:rPr>
            </w:pPr>
          </w:p>
        </w:tc>
      </w:tr>
      <w:tr w:rsidR="003F1AFF" w:rsidRPr="003F1AFF" w14:paraId="6E184E93" w14:textId="77777777" w:rsidTr="003F1AFF">
        <w:trPr>
          <w:trHeight w:val="290"/>
        </w:trPr>
        <w:tc>
          <w:tcPr>
            <w:tcW w:w="780" w:type="dxa"/>
            <w:tcBorders>
              <w:top w:val="nil"/>
              <w:left w:val="nil"/>
              <w:bottom w:val="nil"/>
              <w:right w:val="nil"/>
            </w:tcBorders>
            <w:shd w:val="clear" w:color="auto" w:fill="auto"/>
            <w:noWrap/>
            <w:vAlign w:val="bottom"/>
            <w:hideMark/>
          </w:tcPr>
          <w:p w14:paraId="2EE52EDC" w14:textId="77777777" w:rsidR="003F1AFF" w:rsidRPr="003F1AFF" w:rsidRDefault="003F1AFF" w:rsidP="003F1AFF">
            <w:pPr>
              <w:spacing w:after="0"/>
              <w:jc w:val="left"/>
              <w:rPr>
                <w:rFonts w:eastAsia="Times New Roman" w:cs="Times New Roman"/>
                <w:sz w:val="20"/>
                <w:szCs w:val="20"/>
                <w:lang w:eastAsia="fr-FR"/>
              </w:rPr>
            </w:pPr>
          </w:p>
        </w:tc>
        <w:tc>
          <w:tcPr>
            <w:tcW w:w="593" w:type="dxa"/>
            <w:tcBorders>
              <w:top w:val="nil"/>
              <w:left w:val="nil"/>
              <w:bottom w:val="nil"/>
              <w:right w:val="nil"/>
            </w:tcBorders>
            <w:shd w:val="clear" w:color="auto" w:fill="auto"/>
            <w:noWrap/>
            <w:vAlign w:val="bottom"/>
            <w:hideMark/>
          </w:tcPr>
          <w:p w14:paraId="2943728F" w14:textId="77777777" w:rsidR="003F1AFF" w:rsidRPr="003F1AFF" w:rsidRDefault="003F1AFF" w:rsidP="003F1AFF">
            <w:pPr>
              <w:spacing w:after="0"/>
              <w:jc w:val="left"/>
              <w:rPr>
                <w:rFonts w:eastAsia="Times New Roman" w:cs="Times New Roman"/>
                <w:sz w:val="20"/>
                <w:szCs w:val="20"/>
                <w:lang w:eastAsia="fr-FR"/>
              </w:rPr>
            </w:pPr>
          </w:p>
        </w:tc>
        <w:tc>
          <w:tcPr>
            <w:tcW w:w="2240" w:type="dxa"/>
            <w:gridSpan w:val="2"/>
            <w:tcBorders>
              <w:top w:val="nil"/>
              <w:left w:val="nil"/>
              <w:bottom w:val="nil"/>
              <w:right w:val="nil"/>
            </w:tcBorders>
            <w:shd w:val="clear" w:color="auto" w:fill="auto"/>
            <w:noWrap/>
            <w:vAlign w:val="bottom"/>
            <w:hideMark/>
          </w:tcPr>
          <w:p w14:paraId="1B8E9A1D"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Seuil par défaut (0,5)</w:t>
            </w:r>
          </w:p>
        </w:tc>
        <w:tc>
          <w:tcPr>
            <w:tcW w:w="1200" w:type="dxa"/>
            <w:tcBorders>
              <w:top w:val="nil"/>
              <w:left w:val="nil"/>
              <w:bottom w:val="nil"/>
              <w:right w:val="nil"/>
            </w:tcBorders>
            <w:shd w:val="clear" w:color="auto" w:fill="auto"/>
            <w:noWrap/>
            <w:vAlign w:val="bottom"/>
            <w:hideMark/>
          </w:tcPr>
          <w:p w14:paraId="48BB0CEC"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880" w:type="dxa"/>
            <w:tcBorders>
              <w:top w:val="nil"/>
              <w:left w:val="nil"/>
              <w:bottom w:val="nil"/>
              <w:right w:val="nil"/>
            </w:tcBorders>
            <w:shd w:val="clear" w:color="auto" w:fill="auto"/>
            <w:noWrap/>
            <w:vAlign w:val="bottom"/>
            <w:hideMark/>
          </w:tcPr>
          <w:p w14:paraId="4AEB9107"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4A278479" w14:textId="77777777" w:rsidR="003F1AFF" w:rsidRPr="003F1AFF" w:rsidRDefault="003F1AFF" w:rsidP="003F1AFF">
            <w:pPr>
              <w:spacing w:after="0"/>
              <w:jc w:val="left"/>
              <w:rPr>
                <w:rFonts w:eastAsia="Times New Roman" w:cs="Times New Roman"/>
                <w:sz w:val="20"/>
                <w:szCs w:val="20"/>
                <w:lang w:eastAsia="fr-FR"/>
              </w:rPr>
            </w:pPr>
          </w:p>
        </w:tc>
        <w:tc>
          <w:tcPr>
            <w:tcW w:w="1985" w:type="dxa"/>
            <w:gridSpan w:val="2"/>
            <w:tcBorders>
              <w:top w:val="nil"/>
              <w:left w:val="nil"/>
              <w:bottom w:val="nil"/>
              <w:right w:val="nil"/>
            </w:tcBorders>
            <w:shd w:val="clear" w:color="auto" w:fill="auto"/>
            <w:noWrap/>
            <w:vAlign w:val="bottom"/>
            <w:hideMark/>
          </w:tcPr>
          <w:p w14:paraId="6911E202"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Seuil optimal (0,09)</w:t>
            </w:r>
          </w:p>
        </w:tc>
      </w:tr>
    </w:tbl>
    <w:p w14:paraId="357A541A" w14:textId="79764116" w:rsidR="001A2DC1" w:rsidRDefault="001A2DC1" w:rsidP="000F44FC"/>
    <w:p w14:paraId="48ABEE4A" w14:textId="58C9A739" w:rsidR="00087E89" w:rsidRDefault="00087E89" w:rsidP="000F44FC">
      <w:r>
        <w:t xml:space="preserve">En passant du seuil par défaut au seuil optimal (0,09 seulement !), nous passons de prédictions </w:t>
      </w:r>
      <w:r w:rsidR="00136103">
        <w:t>qui nous permettaient de prévoir avec une grande fiabilité lorsqu’il ne pleuvra pas à un modèle dans lequel nous arrivons à capter l’intégralité des jours où il pleuvra !</w:t>
      </w:r>
      <w:r w:rsidR="000D3EF7">
        <w:t xml:space="preserve"> Dans une zone aussi aride, nous pouvons imaginer qu’il est beaucoup plus intéressant de pouvoir anticiper les jours où il pleuvra potentiellement plutôt que d’affirmer avec certitude lorsqu’il ne pleuvra pas, mais, l</w:t>
      </w:r>
      <w:r w:rsidR="00136103">
        <w:t xml:space="preserve">à encore, sans contexte économique sur les objectifs à atteindre, il est impossible </w:t>
      </w:r>
      <w:r w:rsidR="000D3EF7">
        <w:t xml:space="preserve">de trancher </w:t>
      </w:r>
      <w:r w:rsidR="00136103">
        <w:t>sur l’approche la plus pertinente</w:t>
      </w:r>
      <w:r w:rsidR="000D3EF7">
        <w:t>. I</w:t>
      </w:r>
      <w:r w:rsidR="00136103">
        <w:t xml:space="preserve">l </w:t>
      </w:r>
      <w:r w:rsidR="000D3EF7">
        <w:t xml:space="preserve">reste </w:t>
      </w:r>
      <w:r w:rsidR="00136103">
        <w:t>très intéressant de voir que les courbes ROC nous permettent de visualiser l’impact de la modification du seuil.</w:t>
      </w:r>
    </w:p>
    <w:p w14:paraId="6C926C9F" w14:textId="6DCAD80C" w:rsidR="00455FDA" w:rsidRDefault="00455FDA" w:rsidP="000F44FC">
      <w:r>
        <w:t xml:space="preserve">Ci-après les </w:t>
      </w:r>
      <w:commentRangeStart w:id="82"/>
      <w:r>
        <w:t xml:space="preserve">6 courbes ROC </w:t>
      </w:r>
      <w:commentRangeEnd w:id="82"/>
      <w:r w:rsidR="00C87DD0">
        <w:rPr>
          <w:rStyle w:val="Marquedecommentaire"/>
        </w:rPr>
        <w:commentReference w:id="82"/>
      </w:r>
      <w:r>
        <w:t>des zones climatiques avec les points de seuil par défaut et de seuil optimal : nous voyons que l’impact varie considérablement selon les zones climatiques :</w:t>
      </w:r>
    </w:p>
    <w:p w14:paraId="5F4CADBA" w14:textId="739DCA37" w:rsidR="008C1A23" w:rsidRDefault="008C1A23" w:rsidP="000F44FC">
      <w:r>
        <w:rPr>
          <w:noProof/>
          <w:lang w:eastAsia="fr-FR"/>
        </w:rPr>
        <w:drawing>
          <wp:inline distT="0" distB="0" distL="0" distR="0" wp14:anchorId="34B423F4" wp14:editId="39EF7A88">
            <wp:extent cx="2019300" cy="16891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689100"/>
                    </a:xfrm>
                    <a:prstGeom prst="rect">
                      <a:avLst/>
                    </a:prstGeom>
                  </pic:spPr>
                </pic:pic>
              </a:graphicData>
            </a:graphic>
          </wp:inline>
        </w:drawing>
      </w:r>
      <w:r>
        <w:rPr>
          <w:noProof/>
          <w:lang w:eastAsia="fr-FR"/>
        </w:rPr>
        <w:drawing>
          <wp:anchor distT="0" distB="0" distL="114300" distR="114300" simplePos="0" relativeHeight="251668480" behindDoc="0" locked="0" layoutInCell="1" allowOverlap="1" wp14:anchorId="4931F9E5" wp14:editId="55A4F0CA">
            <wp:simplePos x="0" y="0"/>
            <wp:positionH relativeFrom="column">
              <wp:posOffset>-635</wp:posOffset>
            </wp:positionH>
            <wp:positionV relativeFrom="paragraph">
              <wp:posOffset>0</wp:posOffset>
            </wp:positionV>
            <wp:extent cx="2094230" cy="1752600"/>
            <wp:effectExtent l="0" t="0" r="127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4230" cy="1752600"/>
                    </a:xfrm>
                    <a:prstGeom prst="rect">
                      <a:avLst/>
                    </a:prstGeom>
                  </pic:spPr>
                </pic:pic>
              </a:graphicData>
            </a:graphic>
          </wp:anchor>
        </w:drawing>
      </w:r>
      <w:r>
        <w:rPr>
          <w:noProof/>
          <w:lang w:eastAsia="fr-FR"/>
        </w:rPr>
        <w:drawing>
          <wp:inline distT="0" distB="0" distL="0" distR="0" wp14:anchorId="343F0EAF" wp14:editId="3692AA79">
            <wp:extent cx="2041453" cy="17081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8312" cy="1722256"/>
                    </a:xfrm>
                    <a:prstGeom prst="rect">
                      <a:avLst/>
                    </a:prstGeom>
                  </pic:spPr>
                </pic:pic>
              </a:graphicData>
            </a:graphic>
          </wp:inline>
        </w:drawing>
      </w:r>
    </w:p>
    <w:p w14:paraId="076390D4" w14:textId="5F69E618" w:rsidR="008C1A23" w:rsidRDefault="008C1A23" w:rsidP="000F44FC"/>
    <w:p w14:paraId="6D5944A4" w14:textId="6413ED69" w:rsidR="008C1A23" w:rsidRDefault="008C1A23" w:rsidP="000F44FC"/>
    <w:p w14:paraId="6B87BD38" w14:textId="4E02256F" w:rsidR="008C1A23" w:rsidRDefault="008C1A23" w:rsidP="000F44FC">
      <w:r>
        <w:rPr>
          <w:noProof/>
          <w:lang w:eastAsia="fr-FR"/>
        </w:rPr>
        <w:drawing>
          <wp:inline distT="0" distB="0" distL="0" distR="0" wp14:anchorId="016A0468" wp14:editId="68F89CCE">
            <wp:extent cx="2070100" cy="1732120"/>
            <wp:effectExtent l="0" t="0" r="635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65" cy="1737445"/>
                    </a:xfrm>
                    <a:prstGeom prst="rect">
                      <a:avLst/>
                    </a:prstGeom>
                  </pic:spPr>
                </pic:pic>
              </a:graphicData>
            </a:graphic>
          </wp:inline>
        </w:drawing>
      </w:r>
      <w:r w:rsidRPr="008C1A23">
        <w:rPr>
          <w:noProof/>
          <w:lang w:eastAsia="fr-FR"/>
        </w:rPr>
        <w:t xml:space="preserve"> </w:t>
      </w:r>
      <w:r>
        <w:rPr>
          <w:noProof/>
          <w:lang w:eastAsia="fr-FR"/>
        </w:rPr>
        <w:drawing>
          <wp:inline distT="0" distB="0" distL="0" distR="0" wp14:anchorId="1F789E3B" wp14:editId="0FA673FB">
            <wp:extent cx="2057400" cy="172149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9754" cy="1731831"/>
                    </a:xfrm>
                    <a:prstGeom prst="rect">
                      <a:avLst/>
                    </a:prstGeom>
                  </pic:spPr>
                </pic:pic>
              </a:graphicData>
            </a:graphic>
          </wp:inline>
        </w:drawing>
      </w:r>
      <w:r w:rsidRPr="008C1A23">
        <w:rPr>
          <w:noProof/>
          <w:lang w:eastAsia="fr-FR"/>
        </w:rPr>
        <w:t xml:space="preserve"> </w:t>
      </w:r>
      <w:r>
        <w:rPr>
          <w:noProof/>
          <w:lang w:eastAsia="fr-FR"/>
        </w:rPr>
        <w:drawing>
          <wp:inline distT="0" distB="0" distL="0" distR="0" wp14:anchorId="5C0B2EA1" wp14:editId="5C5ED1C4">
            <wp:extent cx="2076450" cy="173743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4756" cy="1744384"/>
                    </a:xfrm>
                    <a:prstGeom prst="rect">
                      <a:avLst/>
                    </a:prstGeom>
                  </pic:spPr>
                </pic:pic>
              </a:graphicData>
            </a:graphic>
          </wp:inline>
        </w:drawing>
      </w:r>
    </w:p>
    <w:p w14:paraId="7D3AF1CE" w14:textId="75971569" w:rsidR="008C1A23" w:rsidRDefault="008C1A23" w:rsidP="000F44FC"/>
    <w:p w14:paraId="50894731" w14:textId="5B5545A6" w:rsidR="003D3D55" w:rsidRDefault="003D3D55" w:rsidP="003D3D55">
      <w:pPr>
        <w:pStyle w:val="Titre3"/>
      </w:pPr>
      <w:bookmarkStart w:id="83" w:name="_Toc152009253"/>
      <w:r>
        <w:t>Interprétabilité des modèles</w:t>
      </w:r>
      <w:bookmarkEnd w:id="83"/>
    </w:p>
    <w:p w14:paraId="7E1F7E80" w14:textId="4CEFDEEA" w:rsidR="00FC1C55" w:rsidRDefault="00FC1C55" w:rsidP="00FC1C55">
      <w:pPr>
        <w:pStyle w:val="Titre4"/>
      </w:pPr>
      <w:r>
        <w:t>Importance des features</w:t>
      </w:r>
    </w:p>
    <w:p w14:paraId="1A51E32A" w14:textId="07D88F96" w:rsidR="00754C0C" w:rsidRDefault="00754C0C" w:rsidP="00754C0C">
      <w:r>
        <w:t xml:space="preserve">Sur la quasi-totalité des modèles entraînés, la variable la plus importante semble être de loin </w:t>
      </w:r>
      <w:r w:rsidRPr="00C87DD0">
        <w:rPr>
          <w:i/>
          <w:iCs/>
          <w:rPrChange w:id="84" w:author="Quyen THIEU" w:date="2023-11-28T15:42:00Z">
            <w:rPr/>
          </w:rPrChange>
        </w:rPr>
        <w:t>Humidity3pm</w:t>
      </w:r>
      <w:r>
        <w:t xml:space="preserve">, indiquant le taux d’humidité à 15h00. Contre toute attente, </w:t>
      </w:r>
      <w:proofErr w:type="spellStart"/>
      <w:r w:rsidRPr="00C87DD0">
        <w:rPr>
          <w:i/>
          <w:iCs/>
          <w:rPrChange w:id="85" w:author="Quyen THIEU" w:date="2023-11-28T15:42:00Z">
            <w:rPr/>
          </w:rPrChange>
        </w:rPr>
        <w:t>RainToday</w:t>
      </w:r>
      <w:proofErr w:type="spellEnd"/>
      <w:r>
        <w:t xml:space="preserve"> semble finalement peu importante dans la prédiction de chute de pluie le lendemain.</w:t>
      </w:r>
    </w:p>
    <w:p w14:paraId="1A092744" w14:textId="0359ABB7" w:rsidR="00754C0C" w:rsidRDefault="00754C0C" w:rsidP="00754C0C">
      <w:r>
        <w:t xml:space="preserve">Nous avons toutefois pu constater des divergences entre les modèles sur l’importance de chaque variable. Ainsi, si XGBoost conserve une importance pour l’ensemble des features, c’est loin d’être le cas des autres modèles. Les </w:t>
      </w:r>
      <w:proofErr w:type="spellStart"/>
      <w:r>
        <w:t>RandomForest</w:t>
      </w:r>
      <w:proofErr w:type="spellEnd"/>
      <w:r>
        <w:t xml:space="preserve"> et </w:t>
      </w:r>
      <w:proofErr w:type="spellStart"/>
      <w:r>
        <w:t>TreeClassifier</w:t>
      </w:r>
      <w:proofErr w:type="spellEnd"/>
      <w:r>
        <w:t xml:space="preserve"> écartent en particulier la plupart des features pour se concentrer sur quelques-unes. Il est également intéressant d’observer que le poids accordé à chaque variable dépend de la métrique </w:t>
      </w:r>
      <w:del w:id="86" w:author="Quyen THIEU" w:date="2023-11-28T15:43:00Z">
        <w:r w:rsidDel="00C87DD0">
          <w:delText>optimisée</w:delText>
        </w:r>
      </w:del>
      <w:ins w:id="87" w:author="Quyen THIEU" w:date="2023-11-28T15:43:00Z">
        <w:r w:rsidR="00C87DD0">
          <w:t>à optimiser</w:t>
        </w:r>
      </w:ins>
      <w:r>
        <w:t xml:space="preserve">. Le cas le plus frappant concerne les </w:t>
      </w:r>
      <w:proofErr w:type="spellStart"/>
      <w:r>
        <w:t>RandomForest</w:t>
      </w:r>
      <w:proofErr w:type="spellEnd"/>
      <w:r>
        <w:t xml:space="preserve"> entraînés pour optimiser la précision : </w:t>
      </w:r>
      <w:r w:rsidR="000B4CC0">
        <w:t xml:space="preserve">dans un contexte de modélisation globale, </w:t>
      </w:r>
      <w:r>
        <w:t xml:space="preserve">il s’agit du seul cas où la variable la plus importante devient alors </w:t>
      </w:r>
      <w:r w:rsidRPr="00C87DD0">
        <w:rPr>
          <w:i/>
          <w:iCs/>
          <w:rPrChange w:id="88" w:author="Quyen THIEU" w:date="2023-11-28T15:43:00Z">
            <w:rPr/>
          </w:rPrChange>
        </w:rPr>
        <w:t>Cloud3pm</w:t>
      </w:r>
      <w:r>
        <w:t>.</w:t>
      </w:r>
    </w:p>
    <w:p w14:paraId="5D61FA37" w14:textId="566F3AC1" w:rsidR="001E1701" w:rsidRDefault="001E1701" w:rsidP="00754C0C">
      <w:r>
        <w:t xml:space="preserve">Il est intéressant de relever que </w:t>
      </w:r>
      <w:r w:rsidRPr="00C87DD0">
        <w:rPr>
          <w:i/>
          <w:iCs/>
          <w:rPrChange w:id="89" w:author="Quyen THIEU" w:date="2023-11-28T15:43:00Z">
            <w:rPr/>
          </w:rPrChange>
        </w:rPr>
        <w:t>Humidity3pm</w:t>
      </w:r>
      <w:r>
        <w:t xml:space="preserve"> était effectivement la variable la plus corrélée avec </w:t>
      </w:r>
      <w:r w:rsidRPr="00C87DD0">
        <w:rPr>
          <w:i/>
          <w:iCs/>
          <w:rPrChange w:id="90" w:author="Quyen THIEU" w:date="2023-11-28T15:44:00Z">
            <w:rPr/>
          </w:rPrChange>
        </w:rPr>
        <w:t>RainTomorrow</w:t>
      </w:r>
      <w:r>
        <w:t xml:space="preserve"> 0,45, d’une façon symétrique avec </w:t>
      </w:r>
      <w:r w:rsidRPr="00C87DD0">
        <w:rPr>
          <w:i/>
          <w:iCs/>
          <w:rPrChange w:id="91" w:author="Quyen THIEU" w:date="2023-11-28T15:44:00Z">
            <w:rPr/>
          </w:rPrChange>
        </w:rPr>
        <w:t>Sunshine</w:t>
      </w:r>
      <w:r>
        <w:t xml:space="preserve"> (-0,45). Cette dernière a pourta</w:t>
      </w:r>
      <w:r w:rsidR="00DA3E3C">
        <w:t>nt un point nettement inférieur</w:t>
      </w:r>
      <w:r>
        <w:t xml:space="preserve"> dans les features importances.</w:t>
      </w:r>
    </w:p>
    <w:p w14:paraId="338EB928" w14:textId="569CF0BE" w:rsidR="00754C0C" w:rsidRDefault="00754C0C" w:rsidP="00754C0C">
      <w:r w:rsidRPr="00B1564A">
        <w:rPr>
          <w:rFonts w:cs="Times New Roman"/>
          <w:noProof/>
          <w:lang w:eastAsia="fr-FR"/>
        </w:rPr>
        <w:lastRenderedPageBreak/>
        <w:drawing>
          <wp:inline distT="0" distB="0" distL="0" distR="0" wp14:anchorId="02881574" wp14:editId="273B43FD">
            <wp:extent cx="6229350" cy="5321300"/>
            <wp:effectExtent l="0" t="0" r="0" b="0"/>
            <wp:docPr id="79" name="Image 79"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 capture d’écran, Parallèle, ligne&#10;&#10;Description générée automatiquement"/>
                    <pic:cNvPicPr/>
                  </pic:nvPicPr>
                  <pic:blipFill>
                    <a:blip r:embed="rId26"/>
                    <a:stretch>
                      <a:fillRect/>
                    </a:stretch>
                  </pic:blipFill>
                  <pic:spPr>
                    <a:xfrm>
                      <a:off x="0" y="0"/>
                      <a:ext cx="6249675" cy="5338662"/>
                    </a:xfrm>
                    <a:prstGeom prst="rect">
                      <a:avLst/>
                    </a:prstGeom>
                  </pic:spPr>
                </pic:pic>
              </a:graphicData>
            </a:graphic>
          </wp:inline>
        </w:drawing>
      </w:r>
    </w:p>
    <w:p w14:paraId="487D9E64" w14:textId="7B6B9239" w:rsidR="00B13FEC" w:rsidRDefault="00B13FEC" w:rsidP="00754C0C">
      <w:r>
        <w:rPr>
          <w:noProof/>
          <w:lang w:eastAsia="fr-FR"/>
        </w:rPr>
        <w:drawing>
          <wp:inline distT="0" distB="0" distL="0" distR="0" wp14:anchorId="62825F11" wp14:editId="0E789B7F">
            <wp:extent cx="2425700" cy="267663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2730" cy="2684392"/>
                    </a:xfrm>
                    <a:prstGeom prst="rect">
                      <a:avLst/>
                    </a:prstGeom>
                  </pic:spPr>
                </pic:pic>
              </a:graphicData>
            </a:graphic>
          </wp:inline>
        </w:drawing>
      </w:r>
    </w:p>
    <w:p w14:paraId="56CAD16E" w14:textId="4EC8F9F3" w:rsidR="00F8258D" w:rsidRDefault="00F8258D" w:rsidP="00754C0C">
      <w:r>
        <w:t>Sur la modèle global, les variables ajoutées de la longitude, la latitude et l’appartenance aux zones climatiques Intermédiaire et Sud-Est sont identifiées par le modèle parmi le quart des features les plus significatives.</w:t>
      </w:r>
    </w:p>
    <w:p w14:paraId="0F29ABEF" w14:textId="77777777" w:rsidR="00F8258D" w:rsidRDefault="00F8258D" w:rsidP="00754C0C"/>
    <w:p w14:paraId="68D58074" w14:textId="0CCB86CB" w:rsidR="00566BAD" w:rsidRDefault="00566BAD" w:rsidP="00754C0C">
      <w:r>
        <w:t xml:space="preserve">Sur toutes les zones climatiques, les variables </w:t>
      </w:r>
      <w:r w:rsidRPr="00C87DD0">
        <w:rPr>
          <w:i/>
          <w:iCs/>
          <w:rPrChange w:id="92" w:author="Quyen THIEU" w:date="2023-11-28T15:44:00Z">
            <w:rPr/>
          </w:rPrChange>
        </w:rPr>
        <w:t>Humidity3pm</w:t>
      </w:r>
      <w:r>
        <w:t xml:space="preserve"> et </w:t>
      </w:r>
      <w:r w:rsidRPr="00C87DD0">
        <w:rPr>
          <w:i/>
          <w:iCs/>
          <w:rPrChange w:id="93" w:author="Quyen THIEU" w:date="2023-11-28T15:44:00Z">
            <w:rPr/>
          </w:rPrChange>
        </w:rPr>
        <w:t>Sunshine</w:t>
      </w:r>
      <w:r>
        <w:t xml:space="preserve"> sont très importantes. </w:t>
      </w:r>
      <w:r w:rsidR="00C53F19">
        <w:t xml:space="preserve">Il y a par contre des divergences importantes sur le poids de certaines autres variables. Par exemple, si </w:t>
      </w:r>
      <w:r w:rsidR="00C53F19" w:rsidRPr="00C87DD0">
        <w:rPr>
          <w:i/>
          <w:iCs/>
          <w:rPrChange w:id="94" w:author="Quyen THIEU" w:date="2023-11-28T15:44:00Z">
            <w:rPr/>
          </w:rPrChange>
        </w:rPr>
        <w:t>Cloud3pm</w:t>
      </w:r>
      <w:r w:rsidR="00C53F19">
        <w:t xml:space="preserve"> est la </w:t>
      </w:r>
      <w:proofErr w:type="spellStart"/>
      <w:r w:rsidR="00C53F19">
        <w:t>feature</w:t>
      </w:r>
      <w:proofErr w:type="spellEnd"/>
      <w:r w:rsidR="00C53F19">
        <w:t xml:space="preserve"> la plus importante pour la zone Centre, elle se retrouve dans le dernier tiers des variables pour la zone Sud. Nous pouvons voir que la latitude et la longitude se retrouvent généralement dans la moitié des</w:t>
      </w:r>
      <w:ins w:id="95" w:author="Quyen THIEU" w:date="2023-11-28T15:45:00Z">
        <w:r w:rsidR="00C87DD0">
          <w:t xml:space="preserve"> </w:t>
        </w:r>
      </w:ins>
      <w:r w:rsidR="00C53F19">
        <w:t>variables les plus importances, avec toutefois une distinction notable pour la latitude dans la zone Nord qui est carrément mise de côté par le modèle.</w:t>
      </w:r>
      <w:r w:rsidR="00365999">
        <w:t xml:space="preserve"> L’amplitude thermique est assez peu exploitée. SaisonCos2pi est se retrouve dans le premier quart des variables pour la moitié des zones climatiques (Nord, Sud-Est, Sud). </w:t>
      </w:r>
    </w:p>
    <w:p w14:paraId="33CC07DB" w14:textId="4AA5C61B" w:rsidR="00F9764D" w:rsidRDefault="00F9764D" w:rsidP="00754C0C">
      <w:r>
        <w:rPr>
          <w:noProof/>
          <w:lang w:eastAsia="fr-FR"/>
        </w:rPr>
        <w:drawing>
          <wp:anchor distT="0" distB="0" distL="114300" distR="114300" simplePos="0" relativeHeight="251666432" behindDoc="1" locked="0" layoutInCell="1" allowOverlap="1" wp14:anchorId="706FD2D7" wp14:editId="054846D9">
            <wp:simplePos x="0" y="0"/>
            <wp:positionH relativeFrom="margin">
              <wp:align>left</wp:align>
            </wp:positionH>
            <wp:positionV relativeFrom="paragraph">
              <wp:posOffset>248920</wp:posOffset>
            </wp:positionV>
            <wp:extent cx="2082800" cy="2298065"/>
            <wp:effectExtent l="0" t="0" r="0" b="6985"/>
            <wp:wrapTight wrapText="bothSides">
              <wp:wrapPolygon edited="0">
                <wp:start x="0" y="0"/>
                <wp:lineTo x="0" y="21487"/>
                <wp:lineTo x="21337" y="21487"/>
                <wp:lineTo x="2133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82800" cy="2298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1" locked="0" layoutInCell="1" allowOverlap="1" wp14:anchorId="2E928C75" wp14:editId="4B76E0B8">
            <wp:simplePos x="0" y="0"/>
            <wp:positionH relativeFrom="column">
              <wp:posOffset>1885315</wp:posOffset>
            </wp:positionH>
            <wp:positionV relativeFrom="paragraph">
              <wp:posOffset>248920</wp:posOffset>
            </wp:positionV>
            <wp:extent cx="2057400" cy="2269490"/>
            <wp:effectExtent l="0" t="0" r="0" b="0"/>
            <wp:wrapTight wrapText="bothSides">
              <wp:wrapPolygon edited="0">
                <wp:start x="0" y="0"/>
                <wp:lineTo x="0" y="21395"/>
                <wp:lineTo x="21400" y="21395"/>
                <wp:lineTo x="214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7400" cy="2269490"/>
                    </a:xfrm>
                    <a:prstGeom prst="rect">
                      <a:avLst/>
                    </a:prstGeom>
                  </pic:spPr>
                </pic:pic>
              </a:graphicData>
            </a:graphic>
            <wp14:sizeRelH relativeFrom="margin">
              <wp14:pctWidth>0</wp14:pctWidth>
            </wp14:sizeRelH>
            <wp14:sizeRelV relativeFrom="margin">
              <wp14:pctHeight>0</wp14:pctHeight>
            </wp14:sizeRelV>
          </wp:anchor>
        </w:drawing>
      </w:r>
    </w:p>
    <w:p w14:paraId="7A777383" w14:textId="68C2FB8A" w:rsidR="00F9764D" w:rsidRDefault="00F9764D" w:rsidP="00754C0C">
      <w:r>
        <w:rPr>
          <w:noProof/>
          <w:lang w:eastAsia="fr-FR"/>
        </w:rPr>
        <w:drawing>
          <wp:inline distT="0" distB="0" distL="0" distR="0" wp14:anchorId="5D106AC9" wp14:editId="25A18357">
            <wp:extent cx="2038350" cy="2249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38350" cy="2249170"/>
                    </a:xfrm>
                    <a:prstGeom prst="rect">
                      <a:avLst/>
                    </a:prstGeom>
                  </pic:spPr>
                </pic:pic>
              </a:graphicData>
            </a:graphic>
          </wp:inline>
        </w:drawing>
      </w:r>
    </w:p>
    <w:p w14:paraId="1B38BEC4" w14:textId="7863D7E4" w:rsidR="00F9764D" w:rsidRDefault="00F9764D" w:rsidP="00754C0C">
      <w:r>
        <w:rPr>
          <w:noProof/>
          <w:lang w:eastAsia="fr-FR"/>
        </w:rPr>
        <w:drawing>
          <wp:inline distT="0" distB="0" distL="0" distR="0" wp14:anchorId="15672CC9" wp14:editId="3795597F">
            <wp:extent cx="2044700" cy="21956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1989" cy="2203479"/>
                    </a:xfrm>
                    <a:prstGeom prst="rect">
                      <a:avLst/>
                    </a:prstGeom>
                  </pic:spPr>
                </pic:pic>
              </a:graphicData>
            </a:graphic>
          </wp:inline>
        </w:drawing>
      </w:r>
      <w:r>
        <w:rPr>
          <w:noProof/>
          <w:lang w:eastAsia="fr-FR"/>
        </w:rPr>
        <w:drawing>
          <wp:inline distT="0" distB="0" distL="0" distR="0" wp14:anchorId="5281455E" wp14:editId="3081CD1D">
            <wp:extent cx="1981200" cy="21761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0169" cy="2185999"/>
                    </a:xfrm>
                    <a:prstGeom prst="rect">
                      <a:avLst/>
                    </a:prstGeom>
                  </pic:spPr>
                </pic:pic>
              </a:graphicData>
            </a:graphic>
          </wp:inline>
        </w:drawing>
      </w:r>
      <w:r>
        <w:rPr>
          <w:noProof/>
          <w:lang w:eastAsia="fr-FR"/>
        </w:rPr>
        <w:drawing>
          <wp:inline distT="0" distB="0" distL="0" distR="0" wp14:anchorId="295E2C7B" wp14:editId="4D28C939">
            <wp:extent cx="1981200" cy="2186152"/>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516" cy="2199742"/>
                    </a:xfrm>
                    <a:prstGeom prst="rect">
                      <a:avLst/>
                    </a:prstGeom>
                  </pic:spPr>
                </pic:pic>
              </a:graphicData>
            </a:graphic>
          </wp:inline>
        </w:drawing>
      </w:r>
    </w:p>
    <w:p w14:paraId="6FF2BCB0" w14:textId="283F2A52" w:rsidR="00B13FEC" w:rsidRDefault="002A52B1" w:rsidP="002A52B1">
      <w:pPr>
        <w:jc w:val="center"/>
      </w:pPr>
      <w:r>
        <w:t>Features importances pour chaque zone climatique</w:t>
      </w:r>
    </w:p>
    <w:p w14:paraId="37CEF772" w14:textId="62223E2A" w:rsidR="00754C0C" w:rsidRDefault="00754C0C" w:rsidP="00754C0C"/>
    <w:p w14:paraId="0D6805D6" w14:textId="6CD109B7" w:rsidR="00FC1C55" w:rsidRDefault="00FC1C55" w:rsidP="00FC1C55">
      <w:pPr>
        <w:pStyle w:val="Titre4"/>
      </w:pPr>
      <w:r>
        <w:t>Valeurs de Shapley</w:t>
      </w:r>
    </w:p>
    <w:p w14:paraId="3AC14B9D" w14:textId="77777777" w:rsidR="00FC1C55" w:rsidRDefault="00FC1C55" w:rsidP="00FC1C55">
      <w:r w:rsidRPr="00B50F49">
        <w:t>Pour déterminer quelles caractéristiques sont généralement les plus importantes pour les prédictions de notre modèle, nous pouvons utiliser un diagramme à barres des valeurs moyennes de SHAP pour toutes les observations. Prendre la moyenne des valeurs absolues garantit que les valeurs positives et négatives ne s’annulent pas.</w:t>
      </w:r>
    </w:p>
    <w:p w14:paraId="0F367C6C" w14:textId="247E8833" w:rsidR="00754C0C" w:rsidRDefault="00FC1C55" w:rsidP="00FC1C55">
      <w:r>
        <w:t xml:space="preserve">On observe dans le graphique ci-dessous que la variable avec la valeur SHAP moyenne la plus élevée est </w:t>
      </w:r>
      <w:r w:rsidRPr="00C87DD0">
        <w:rPr>
          <w:i/>
          <w:iCs/>
          <w:rPrChange w:id="96" w:author="Quyen THIEU" w:date="2023-11-28T15:45:00Z">
            <w:rPr/>
          </w:rPrChange>
        </w:rPr>
        <w:t>Humidity3pm</w:t>
      </w:r>
      <w:r>
        <w:t>, ce qui indique qu’elle a l’impact le plus important sur les prédictions de notre modèle. Ces informations peuvent nous aider à comprendre quelles variables sont essentielles au processus décisionnel du modèle.</w:t>
      </w:r>
    </w:p>
    <w:p w14:paraId="6257E59C" w14:textId="439F681A" w:rsidR="000F44FC" w:rsidRDefault="000F44FC" w:rsidP="000F44FC"/>
    <w:p w14:paraId="5569785F" w14:textId="4E12CA1E" w:rsidR="00FC1C55" w:rsidRDefault="00FC1C55" w:rsidP="00C87DD0">
      <w:pPr>
        <w:jc w:val="center"/>
        <w:pPrChange w:id="97" w:author="Quyen THIEU" w:date="2023-11-28T15:45:00Z">
          <w:pPr/>
        </w:pPrChange>
      </w:pPr>
      <w:r>
        <w:rPr>
          <w:noProof/>
          <w:lang w:eastAsia="fr-FR"/>
        </w:rPr>
        <w:drawing>
          <wp:inline distT="0" distB="0" distL="0" distR="0" wp14:anchorId="41E0C48E" wp14:editId="0FD47124">
            <wp:extent cx="3260781" cy="4698609"/>
            <wp:effectExtent l="0" t="0" r="3175" b="635"/>
            <wp:docPr id="85" name="Image 6" descr="Une image contenant texte, capture d’écran, nombre, Police&#10;&#10;Description générée automatiquement">
              <a:extLst xmlns:a="http://schemas.openxmlformats.org/drawingml/2006/main">
                <a:ext uri="{FF2B5EF4-FFF2-40B4-BE49-F238E27FC236}">
                  <a16:creationId xmlns:a16="http://schemas.microsoft.com/office/drawing/2014/main" id="{EA3492DA-2DBB-8F69-893F-26F0BB5B6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6" descr="Une image contenant texte, capture d’écran, nombre, Police&#10;&#10;Description générée automatiquement">
                      <a:extLst>
                        <a:ext uri="{FF2B5EF4-FFF2-40B4-BE49-F238E27FC236}">
                          <a16:creationId xmlns:a16="http://schemas.microsoft.com/office/drawing/2014/main" id="{EA3492DA-2DBB-8F69-893F-26F0BB5B614F}"/>
                        </a:ext>
                      </a:extLst>
                    </pic:cNvPr>
                    <pic:cNvPicPr>
                      <a:picLocks noChangeAspect="1"/>
                    </pic:cNvPicPr>
                  </pic:nvPicPr>
                  <pic:blipFill>
                    <a:blip r:embed="rId34"/>
                    <a:stretch>
                      <a:fillRect/>
                    </a:stretch>
                  </pic:blipFill>
                  <pic:spPr>
                    <a:xfrm>
                      <a:off x="0" y="0"/>
                      <a:ext cx="3285515" cy="4734249"/>
                    </a:xfrm>
                    <a:prstGeom prst="rect">
                      <a:avLst/>
                    </a:prstGeom>
                  </pic:spPr>
                </pic:pic>
              </a:graphicData>
            </a:graphic>
          </wp:inline>
        </w:drawing>
      </w:r>
    </w:p>
    <w:p w14:paraId="50AB41C3" w14:textId="77777777" w:rsidR="00032452" w:rsidRDefault="00032452" w:rsidP="00032452">
      <w:pPr>
        <w:pStyle w:val="Titre4"/>
      </w:pPr>
      <w:proofErr w:type="spellStart"/>
      <w:r>
        <w:t>Beeswarm</w:t>
      </w:r>
      <w:proofErr w:type="spellEnd"/>
      <w:r>
        <w:t xml:space="preserve"> Plot</w:t>
      </w:r>
    </w:p>
    <w:p w14:paraId="15159DCC" w14:textId="77777777" w:rsidR="00FC1C55" w:rsidRDefault="00FC1C55" w:rsidP="00FC1C55">
      <w:r>
        <w:t xml:space="preserve">Le graphique </w:t>
      </w:r>
      <w:proofErr w:type="spellStart"/>
      <w:r>
        <w:t>Beeswarm</w:t>
      </w:r>
      <w:proofErr w:type="spellEnd"/>
      <w:r>
        <w:t xml:space="preserve"> est une visualisation utile pour examiner toutes les valeurs SHAP pour chaque entité. L'axe Y regroupe les valeurs SHAP par caractéristique, la couleur des points indiquant la valeur de la caractéristique correspondante. En règle générale, les points les plus rouges représentent des valeurs de caractéristiques plus élevées.</w:t>
      </w:r>
    </w:p>
    <w:p w14:paraId="795346CA" w14:textId="77777777" w:rsidR="00FC1C55" w:rsidRDefault="00FC1C55" w:rsidP="00FC1C55">
      <w:r>
        <w:t xml:space="preserve">Le </w:t>
      </w:r>
      <w:proofErr w:type="spellStart"/>
      <w:r>
        <w:t>beeswarm</w:t>
      </w:r>
      <w:proofErr w:type="spellEnd"/>
      <w:r>
        <w:t xml:space="preserve"> plot peut aider à identifier les relations importantes entre les caractéristiques et les prédictions du modèle. Dans ce graphique, les caractéristiques sont classées selon leurs valeurs SHAP moyennes.</w:t>
      </w:r>
    </w:p>
    <w:p w14:paraId="0ACFAF9E" w14:textId="77777777" w:rsidR="00FC1C55" w:rsidRDefault="00FC1C55" w:rsidP="00FC1C55">
      <w:r>
        <w:t xml:space="preserve">En examinant les valeurs SHAP dans le </w:t>
      </w:r>
      <w:proofErr w:type="spellStart"/>
      <w:r>
        <w:t>beeswarm</w:t>
      </w:r>
      <w:proofErr w:type="spellEnd"/>
      <w:r>
        <w:t xml:space="preserve"> plot ci-dessous, nous pouvons commencer à comprendre la nature des relations entre les variables et la pluie du </w:t>
      </w:r>
      <w:proofErr w:type="spellStart"/>
      <w:r>
        <w:t>lendement</w:t>
      </w:r>
      <w:proofErr w:type="spellEnd"/>
      <w:r>
        <w:t xml:space="preserve">. Par exemple, pour Humidity3pm et </w:t>
      </w:r>
      <w:proofErr w:type="spellStart"/>
      <w:r>
        <w:t>WindGustSpeed</w:t>
      </w:r>
      <w:proofErr w:type="spellEnd"/>
      <w:r>
        <w:t xml:space="preserve">, nous observons que les valeurs SHAP augmentent à mesure que la valeur de la fonctionnalité augmente. Cela suggère que des valeurs plus élevées de </w:t>
      </w:r>
      <w:r w:rsidRPr="00C87DD0">
        <w:rPr>
          <w:i/>
          <w:iCs/>
          <w:rPrChange w:id="98" w:author="Quyen THIEU" w:date="2023-11-28T15:46:00Z">
            <w:rPr/>
          </w:rPrChange>
        </w:rPr>
        <w:t>Humidity3pm</w:t>
      </w:r>
      <w:r>
        <w:t xml:space="preserve"> et </w:t>
      </w:r>
      <w:proofErr w:type="spellStart"/>
      <w:r w:rsidRPr="00C87DD0">
        <w:rPr>
          <w:i/>
          <w:iCs/>
          <w:rPrChange w:id="99" w:author="Quyen THIEU" w:date="2023-11-28T15:46:00Z">
            <w:rPr/>
          </w:rPrChange>
        </w:rPr>
        <w:t>WindGustSpeed</w:t>
      </w:r>
      <w:proofErr w:type="spellEnd"/>
      <w:r>
        <w:t xml:space="preserve"> contribuent à la probabilité qu’il va pleuvoir demain plus élevée.</w:t>
      </w:r>
    </w:p>
    <w:p w14:paraId="5C90FA2B" w14:textId="77777777" w:rsidR="00FC1C55" w:rsidRDefault="00FC1C55" w:rsidP="00FC1C55">
      <w:r>
        <w:t xml:space="preserve">En revanche, pour la </w:t>
      </w:r>
      <w:r w:rsidRPr="00C87DD0">
        <w:rPr>
          <w:i/>
          <w:iCs/>
          <w:rPrChange w:id="100" w:author="Quyen THIEU" w:date="2023-11-28T15:46:00Z">
            <w:rPr/>
          </w:rPrChange>
        </w:rPr>
        <w:t>Pressure3pm</w:t>
      </w:r>
      <w:r>
        <w:t xml:space="preserve"> et la </w:t>
      </w:r>
      <w:r w:rsidRPr="00C87DD0">
        <w:rPr>
          <w:i/>
          <w:iCs/>
          <w:rPrChange w:id="101" w:author="Quyen THIEU" w:date="2023-11-28T15:46:00Z">
            <w:rPr/>
          </w:rPrChange>
        </w:rPr>
        <w:t>Sunshine</w:t>
      </w:r>
      <w:r>
        <w:t xml:space="preserve">, nous remarquons la tendance inverse, où des valeurs de caractéristiques plus élevées conduisent à des valeurs SHAP plus faibles. Cette observation implique que des valeurs de </w:t>
      </w:r>
      <w:r w:rsidRPr="00C87DD0">
        <w:rPr>
          <w:i/>
          <w:iCs/>
          <w:rPrChange w:id="102" w:author="Quyen THIEU" w:date="2023-11-28T15:46:00Z">
            <w:rPr/>
          </w:rPrChange>
        </w:rPr>
        <w:t>Pressure3pm</w:t>
      </w:r>
      <w:r>
        <w:t xml:space="preserve"> et de </w:t>
      </w:r>
      <w:r w:rsidRPr="00C87DD0">
        <w:rPr>
          <w:i/>
          <w:iCs/>
          <w:rPrChange w:id="103" w:author="Quyen THIEU" w:date="2023-11-28T15:46:00Z">
            <w:rPr/>
          </w:rPrChange>
        </w:rPr>
        <w:t>Sunshine</w:t>
      </w:r>
      <w:r>
        <w:t xml:space="preserve"> plus élevées sont associées à la probabilité qu’il va pleuvoir demain plus faible.</w:t>
      </w:r>
    </w:p>
    <w:p w14:paraId="3E93B66B" w14:textId="196EAB4E" w:rsidR="00FC1C55" w:rsidRDefault="00FC1C55" w:rsidP="000F44FC"/>
    <w:p w14:paraId="45AE8D14" w14:textId="00AAFCA2" w:rsidR="00FC1C55" w:rsidRDefault="00FC1C55" w:rsidP="00C87DD0">
      <w:pPr>
        <w:jc w:val="center"/>
        <w:pPrChange w:id="104" w:author="Quyen THIEU" w:date="2023-11-28T15:46:00Z">
          <w:pPr/>
        </w:pPrChange>
      </w:pPr>
      <w:r>
        <w:rPr>
          <w:noProof/>
          <w:lang w:eastAsia="fr-FR"/>
        </w:rPr>
        <w:lastRenderedPageBreak/>
        <w:drawing>
          <wp:inline distT="0" distB="0" distL="0" distR="0" wp14:anchorId="3AAA9636" wp14:editId="1FF7D64E">
            <wp:extent cx="3221502" cy="3914893"/>
            <wp:effectExtent l="0" t="0" r="4445" b="0"/>
            <wp:docPr id="1" name="Image 1" descr="Une image contenant texte, capture d’écran&#10;&#10;Description générée automatiquement">
              <a:extLst xmlns:a="http://schemas.openxmlformats.org/drawingml/2006/main">
                <a:ext uri="{FF2B5EF4-FFF2-40B4-BE49-F238E27FC236}">
                  <a16:creationId xmlns:a16="http://schemas.microsoft.com/office/drawing/2014/main" id="{C40E270F-9B06-0DE5-3EB7-4E7C949B3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pture d’écran&#10;&#10;Description générée automatiquement">
                      <a:extLst>
                        <a:ext uri="{FF2B5EF4-FFF2-40B4-BE49-F238E27FC236}">
                          <a16:creationId xmlns:a16="http://schemas.microsoft.com/office/drawing/2014/main" id="{C40E270F-9B06-0DE5-3EB7-4E7C949B3188}"/>
                        </a:ext>
                      </a:extLst>
                    </pic:cNvPr>
                    <pic:cNvPicPr>
                      <a:picLocks noChangeAspect="1"/>
                    </pic:cNvPicPr>
                  </pic:nvPicPr>
                  <pic:blipFill>
                    <a:blip r:embed="rId35"/>
                    <a:stretch>
                      <a:fillRect/>
                    </a:stretch>
                  </pic:blipFill>
                  <pic:spPr>
                    <a:xfrm>
                      <a:off x="0" y="0"/>
                      <a:ext cx="3245563" cy="3944133"/>
                    </a:xfrm>
                    <a:prstGeom prst="rect">
                      <a:avLst/>
                    </a:prstGeom>
                  </pic:spPr>
                </pic:pic>
              </a:graphicData>
            </a:graphic>
          </wp:inline>
        </w:drawing>
      </w:r>
    </w:p>
    <w:p w14:paraId="06222DBC" w14:textId="7F1873C3" w:rsidR="00FC1C55" w:rsidRDefault="00FC1C55" w:rsidP="000F44FC"/>
    <w:p w14:paraId="52B649AA" w14:textId="77777777" w:rsidR="00032452" w:rsidRDefault="00032452" w:rsidP="00032452">
      <w:pPr>
        <w:pStyle w:val="Titre4"/>
      </w:pPr>
      <w:proofErr w:type="spellStart"/>
      <w:r>
        <w:t>Dependence</w:t>
      </w:r>
      <w:proofErr w:type="spellEnd"/>
      <w:r>
        <w:t xml:space="preserve"> Plots</w:t>
      </w:r>
    </w:p>
    <w:p w14:paraId="0FF4D652" w14:textId="77777777" w:rsidR="00032452" w:rsidRDefault="00032452" w:rsidP="00032452">
      <w:pPr>
        <w:rPr>
          <w:rFonts w:cs="Times New Roman"/>
        </w:rPr>
      </w:pPr>
      <w:r w:rsidRPr="00897D93">
        <w:rPr>
          <w:rFonts w:cs="Times New Roman"/>
        </w:rPr>
        <w:t>Pour mieux comprendre les relations entre les caractéristiques individuelles et leurs valeurs SHAP correspondantes, nous pouvons créer des tracés de dépendance. Un diagramme de dépendance est un nuage de points qui montre la relation entre la valeur SHAP et la valeur de caractéristique pour une seule caractéristique.</w:t>
      </w:r>
    </w:p>
    <w:p w14:paraId="3ECEC30F" w14:textId="77777777" w:rsidR="00032452" w:rsidRPr="00897D93" w:rsidRDefault="00032452" w:rsidP="00032452">
      <w:pPr>
        <w:rPr>
          <w:rFonts w:cs="Times New Roman"/>
        </w:rPr>
      </w:pPr>
      <w:r w:rsidRPr="00897D93">
        <w:rPr>
          <w:rFonts w:cs="Times New Roman"/>
        </w:rPr>
        <w:t xml:space="preserve">En analysant les diagrammes de dépendance, nous pouvons confirmer les observations faites dans le </w:t>
      </w:r>
      <w:proofErr w:type="spellStart"/>
      <w:r>
        <w:rPr>
          <w:rFonts w:cs="Times New Roman"/>
        </w:rPr>
        <w:t>beeswarm</w:t>
      </w:r>
      <w:proofErr w:type="spellEnd"/>
      <w:r>
        <w:rPr>
          <w:rFonts w:cs="Times New Roman"/>
        </w:rPr>
        <w:t xml:space="preserve"> plot</w:t>
      </w:r>
      <w:r w:rsidRPr="00897D93">
        <w:rPr>
          <w:rFonts w:cs="Times New Roman"/>
        </w:rPr>
        <w:t xml:space="preserve">. Par exemple, lorsque nous créons un diagramme de dépendance pour </w:t>
      </w:r>
      <w:r w:rsidRPr="00C87DD0">
        <w:rPr>
          <w:rFonts w:cs="Times New Roman"/>
          <w:i/>
          <w:iCs/>
          <w:rPrChange w:id="105" w:author="Quyen THIEU" w:date="2023-11-28T15:47:00Z">
            <w:rPr>
              <w:rFonts w:cs="Times New Roman"/>
            </w:rPr>
          </w:rPrChange>
        </w:rPr>
        <w:t>Humidity3pm</w:t>
      </w:r>
      <w:r>
        <w:rPr>
          <w:rFonts w:cs="Times New Roman"/>
        </w:rPr>
        <w:t xml:space="preserve"> et </w:t>
      </w:r>
      <w:proofErr w:type="spellStart"/>
      <w:r w:rsidRPr="00C87DD0">
        <w:rPr>
          <w:rFonts w:cs="Times New Roman"/>
          <w:i/>
          <w:iCs/>
          <w:rPrChange w:id="106" w:author="Quyen THIEU" w:date="2023-11-28T15:47:00Z">
            <w:rPr>
              <w:rFonts w:cs="Times New Roman"/>
            </w:rPr>
          </w:rPrChange>
        </w:rPr>
        <w:t>WindGustSpeed</w:t>
      </w:r>
      <w:proofErr w:type="spellEnd"/>
      <w:r w:rsidRPr="00897D93">
        <w:rPr>
          <w:rFonts w:cs="Times New Roman"/>
        </w:rPr>
        <w:t xml:space="preserve">, nous observons une relation positive entre les valeurs </w:t>
      </w:r>
      <w:r>
        <w:rPr>
          <w:rFonts w:cs="Times New Roman"/>
        </w:rPr>
        <w:t>de ces variables</w:t>
      </w:r>
      <w:r w:rsidRPr="00897D93">
        <w:rPr>
          <w:rFonts w:cs="Times New Roman"/>
        </w:rPr>
        <w:t xml:space="preserve"> et les valeurs SHAP. En d’autres termes, des valeurs </w:t>
      </w:r>
      <w:r>
        <w:rPr>
          <w:rFonts w:cs="Times New Roman"/>
        </w:rPr>
        <w:t>de ces deux variables</w:t>
      </w:r>
      <w:r w:rsidRPr="00897D93">
        <w:rPr>
          <w:rFonts w:cs="Times New Roman"/>
        </w:rPr>
        <w:t xml:space="preserve"> plus élevées entraînent des prévisions de </w:t>
      </w:r>
      <w:r>
        <w:rPr>
          <w:rFonts w:cs="Times New Roman"/>
        </w:rPr>
        <w:t>la pluie demain</w:t>
      </w:r>
      <w:r w:rsidRPr="00897D93">
        <w:rPr>
          <w:rFonts w:cs="Times New Roman"/>
        </w:rPr>
        <w:t xml:space="preserve"> plus élevées.</w:t>
      </w:r>
    </w:p>
    <w:p w14:paraId="44F35D08" w14:textId="2904CA43" w:rsidR="00032452" w:rsidRDefault="00032452" w:rsidP="000F44FC">
      <w:r w:rsidRPr="00897D93">
        <w:rPr>
          <w:rFonts w:ascii="Calibri" w:eastAsia="Times New Roman" w:hAnsi="Calibri" w:cs="Calibri"/>
          <w:noProof/>
          <w:color w:val="000000"/>
          <w:lang w:eastAsia="fr-FR"/>
        </w:rPr>
        <w:drawing>
          <wp:anchor distT="0" distB="0" distL="114300" distR="114300" simplePos="0" relativeHeight="251659264" behindDoc="0" locked="0" layoutInCell="1" allowOverlap="1" wp14:anchorId="3A05B316" wp14:editId="0EE84BE3">
            <wp:simplePos x="0" y="0"/>
            <wp:positionH relativeFrom="column">
              <wp:posOffset>-635</wp:posOffset>
            </wp:positionH>
            <wp:positionV relativeFrom="paragraph">
              <wp:posOffset>-2540</wp:posOffset>
            </wp:positionV>
            <wp:extent cx="2764155" cy="2498090"/>
            <wp:effectExtent l="0" t="0" r="0" b="0"/>
            <wp:wrapSquare wrapText="bothSides"/>
            <wp:docPr id="89" name="Image 89" descr="Une image contenant texte, diagramme, Police, Tracé&#10;&#10;Description générée automatiquement">
              <a:extLst xmlns:a="http://schemas.openxmlformats.org/drawingml/2006/main">
                <a:ext uri="{FF2B5EF4-FFF2-40B4-BE49-F238E27FC236}">
                  <a16:creationId xmlns:a16="http://schemas.microsoft.com/office/drawing/2014/main" id="{C0443706-124A-71F0-C09E-420B3D5843D8}"/>
                </a:ext>
              </a:extLst>
            </wp:docPr>
            <wp:cNvGraphicFramePr/>
            <a:graphic xmlns:a="http://schemas.openxmlformats.org/drawingml/2006/main">
              <a:graphicData uri="http://schemas.openxmlformats.org/drawingml/2006/picture">
                <pic:pic xmlns:pic="http://schemas.openxmlformats.org/drawingml/2006/picture">
                  <pic:nvPicPr>
                    <pic:cNvPr id="89" name="Image 89" descr="Une image contenant texte, diagramme, Police, Tracé&#10;&#10;Description générée automatiquement">
                      <a:extLst>
                        <a:ext uri="{FF2B5EF4-FFF2-40B4-BE49-F238E27FC236}">
                          <a16:creationId xmlns:a16="http://schemas.microsoft.com/office/drawing/2014/main" id="{C0443706-124A-71F0-C09E-420B3D5843D8}"/>
                        </a:ext>
                      </a:extLst>
                    </pic:cNvPr>
                    <pic:cNvPicPr>
                      <a:picLocks noChangeAspect="1"/>
                    </pic:cNvPicPr>
                  </pic:nvPicPr>
                  <pic:blipFill>
                    <a:blip r:embed="rId36"/>
                    <a:stretch>
                      <a:fillRect/>
                    </a:stretch>
                  </pic:blipFill>
                  <pic:spPr>
                    <a:xfrm>
                      <a:off x="0" y="0"/>
                      <a:ext cx="2764155" cy="2498090"/>
                    </a:xfrm>
                    <a:prstGeom prst="rect">
                      <a:avLst/>
                    </a:prstGeom>
                  </pic:spPr>
                </pic:pic>
              </a:graphicData>
            </a:graphic>
            <wp14:sizeRelH relativeFrom="page">
              <wp14:pctWidth>0</wp14:pctWidth>
            </wp14:sizeRelH>
            <wp14:sizeRelV relativeFrom="page">
              <wp14:pctHeight>0</wp14:pctHeight>
            </wp14:sizeRelV>
          </wp:anchor>
        </w:drawing>
      </w:r>
      <w:r w:rsidRPr="00897D93">
        <w:rPr>
          <w:rFonts w:ascii="Calibri" w:eastAsia="Times New Roman" w:hAnsi="Calibri" w:cs="Calibri"/>
          <w:noProof/>
          <w:color w:val="000000"/>
          <w:lang w:eastAsia="fr-FR"/>
        </w:rPr>
        <w:drawing>
          <wp:anchor distT="0" distB="0" distL="114300" distR="114300" simplePos="0" relativeHeight="251661312" behindDoc="0" locked="0" layoutInCell="1" allowOverlap="1" wp14:anchorId="382FB6FC" wp14:editId="198BC49B">
            <wp:simplePos x="0" y="0"/>
            <wp:positionH relativeFrom="column">
              <wp:posOffset>2877820</wp:posOffset>
            </wp:positionH>
            <wp:positionV relativeFrom="paragraph">
              <wp:posOffset>-635</wp:posOffset>
            </wp:positionV>
            <wp:extent cx="2838450" cy="2508250"/>
            <wp:effectExtent l="0" t="0" r="6350" b="6350"/>
            <wp:wrapNone/>
            <wp:docPr id="88" name="Image 88" descr="Une image contenant texte, diagramme, Tracé, ligne&#10;&#10;Description générée automatiquement">
              <a:extLst xmlns:a="http://schemas.openxmlformats.org/drawingml/2006/main">
                <a:ext uri="{FF2B5EF4-FFF2-40B4-BE49-F238E27FC236}">
                  <a16:creationId xmlns:a16="http://schemas.microsoft.com/office/drawing/2014/main" id="{0706294D-7A71-C74D-0662-A090058863BC}"/>
                </a:ext>
              </a:extLst>
            </wp:docPr>
            <wp:cNvGraphicFramePr/>
            <a:graphic xmlns:a="http://schemas.openxmlformats.org/drawingml/2006/main">
              <a:graphicData uri="http://schemas.openxmlformats.org/drawingml/2006/picture">
                <pic:pic xmlns:pic="http://schemas.openxmlformats.org/drawingml/2006/picture">
                  <pic:nvPicPr>
                    <pic:cNvPr id="88" name="Image 88" descr="Une image contenant texte, diagramme, Tracé, ligne&#10;&#10;Description générée automatiquement">
                      <a:extLst>
                        <a:ext uri="{FF2B5EF4-FFF2-40B4-BE49-F238E27FC236}">
                          <a16:creationId xmlns:a16="http://schemas.microsoft.com/office/drawing/2014/main" id="{0706294D-7A71-C74D-0662-A090058863BC}"/>
                        </a:ext>
                      </a:extLst>
                    </pic:cNvPr>
                    <pic:cNvPicPr>
                      <a:picLocks noChangeAspect="1"/>
                    </pic:cNvPicPr>
                  </pic:nvPicPr>
                  <pic:blipFill>
                    <a:blip r:embed="rId37"/>
                    <a:stretch>
                      <a:fillRect/>
                    </a:stretch>
                  </pic:blipFill>
                  <pic:spPr>
                    <a:xfrm>
                      <a:off x="0" y="0"/>
                      <a:ext cx="2838450" cy="2508250"/>
                    </a:xfrm>
                    <a:prstGeom prst="rect">
                      <a:avLst/>
                    </a:prstGeom>
                  </pic:spPr>
                </pic:pic>
              </a:graphicData>
            </a:graphic>
            <wp14:sizeRelH relativeFrom="page">
              <wp14:pctWidth>0</wp14:pctWidth>
            </wp14:sizeRelH>
            <wp14:sizeRelV relativeFrom="page">
              <wp14:pctHeight>0</wp14:pctHeight>
            </wp14:sizeRelV>
          </wp:anchor>
        </w:drawing>
      </w:r>
    </w:p>
    <w:p w14:paraId="52A4DA17" w14:textId="370A2122" w:rsidR="00032452" w:rsidRDefault="00032452" w:rsidP="000F44FC"/>
    <w:p w14:paraId="1AA5DE69" w14:textId="6C15F70B" w:rsidR="00032452" w:rsidRDefault="00032452" w:rsidP="000F44FC"/>
    <w:p w14:paraId="21B34674" w14:textId="081A171B" w:rsidR="00032452" w:rsidRDefault="00032452" w:rsidP="000F44FC"/>
    <w:p w14:paraId="6BF51CAE" w14:textId="182996F3" w:rsidR="00032452" w:rsidRDefault="00032452" w:rsidP="000F44FC"/>
    <w:p w14:paraId="0E90B3E2" w14:textId="6C647709" w:rsidR="00032452" w:rsidRDefault="00032452" w:rsidP="000F44FC"/>
    <w:p w14:paraId="65379897" w14:textId="0BB606EB" w:rsidR="00032452" w:rsidRDefault="00032452" w:rsidP="000F44FC"/>
    <w:p w14:paraId="613421D6" w14:textId="5E00B3F4" w:rsidR="00032452" w:rsidRDefault="00032452" w:rsidP="000F44FC"/>
    <w:p w14:paraId="5C04748D" w14:textId="40F4F023" w:rsidR="00032452" w:rsidRDefault="00032452" w:rsidP="000F44FC"/>
    <w:p w14:paraId="0FAD4F9A" w14:textId="359B38C2" w:rsidR="00032452" w:rsidRDefault="00032452" w:rsidP="000F44FC"/>
    <w:p w14:paraId="1EDD3136" w14:textId="26541120" w:rsidR="00032452" w:rsidRDefault="00032452" w:rsidP="000F44FC"/>
    <w:p w14:paraId="46E7D4EE" w14:textId="5371EA98" w:rsidR="00032452" w:rsidRDefault="00032452" w:rsidP="000F44FC">
      <w:r w:rsidRPr="00897D93">
        <w:rPr>
          <w:rFonts w:ascii="Calibri" w:eastAsia="Times New Roman" w:hAnsi="Calibri" w:cs="Calibri"/>
          <w:noProof/>
          <w:color w:val="000000"/>
          <w:lang w:eastAsia="fr-FR"/>
        </w:rPr>
        <w:drawing>
          <wp:anchor distT="0" distB="0" distL="114300" distR="114300" simplePos="0" relativeHeight="251663360" behindDoc="0" locked="0" layoutInCell="1" allowOverlap="1" wp14:anchorId="23AD6E1B" wp14:editId="3D0E727F">
            <wp:simplePos x="0" y="0"/>
            <wp:positionH relativeFrom="column">
              <wp:posOffset>-635</wp:posOffset>
            </wp:positionH>
            <wp:positionV relativeFrom="paragraph">
              <wp:posOffset>0</wp:posOffset>
            </wp:positionV>
            <wp:extent cx="3008630" cy="2764155"/>
            <wp:effectExtent l="0" t="0" r="1270" b="0"/>
            <wp:wrapSquare wrapText="bothSides"/>
            <wp:docPr id="87" name="Image 87" descr="Une image contenant texte, diagramme, ligne, Tracé&#10;&#10;Description générée automatiquement">
              <a:extLst xmlns:a="http://schemas.openxmlformats.org/drawingml/2006/main">
                <a:ext uri="{FF2B5EF4-FFF2-40B4-BE49-F238E27FC236}">
                  <a16:creationId xmlns:a16="http://schemas.microsoft.com/office/drawing/2014/main" id="{7FEA9E22-4851-952A-08D4-1D610CAAD62B}"/>
                </a:ext>
              </a:extLst>
            </wp:docPr>
            <wp:cNvGraphicFramePr/>
            <a:graphic xmlns:a="http://schemas.openxmlformats.org/drawingml/2006/main">
              <a:graphicData uri="http://schemas.openxmlformats.org/drawingml/2006/picture">
                <pic:pic xmlns:pic="http://schemas.openxmlformats.org/drawingml/2006/picture">
                  <pic:nvPicPr>
                    <pic:cNvPr id="87" name="Image 87" descr="Une image contenant texte, diagramme, ligne, Tracé&#10;&#10;Description générée automatiquement">
                      <a:extLst>
                        <a:ext uri="{FF2B5EF4-FFF2-40B4-BE49-F238E27FC236}">
                          <a16:creationId xmlns:a16="http://schemas.microsoft.com/office/drawing/2014/main" id="{7FEA9E22-4851-952A-08D4-1D610CAAD62B}"/>
                        </a:ext>
                      </a:extLst>
                    </pic:cNvPr>
                    <pic:cNvPicPr>
                      <a:picLocks noChangeAspect="1"/>
                    </pic:cNvPicPr>
                  </pic:nvPicPr>
                  <pic:blipFill>
                    <a:blip r:embed="rId38"/>
                    <a:stretch>
                      <a:fillRect/>
                    </a:stretch>
                  </pic:blipFill>
                  <pic:spPr>
                    <a:xfrm>
                      <a:off x="0" y="0"/>
                      <a:ext cx="3008630" cy="2764155"/>
                    </a:xfrm>
                    <a:prstGeom prst="rect">
                      <a:avLst/>
                    </a:prstGeom>
                  </pic:spPr>
                </pic:pic>
              </a:graphicData>
            </a:graphic>
            <wp14:sizeRelH relativeFrom="page">
              <wp14:pctWidth>0</wp14:pctWidth>
            </wp14:sizeRelH>
            <wp14:sizeRelV relativeFrom="page">
              <wp14:pctHeight>0</wp14:pctHeight>
            </wp14:sizeRelV>
          </wp:anchor>
        </w:drawing>
      </w:r>
      <w:r w:rsidRPr="00897D93">
        <w:rPr>
          <w:rFonts w:ascii="Calibri" w:eastAsia="Times New Roman" w:hAnsi="Calibri" w:cs="Calibri"/>
          <w:noProof/>
          <w:color w:val="000000"/>
          <w:lang w:eastAsia="fr-FR"/>
        </w:rPr>
        <w:drawing>
          <wp:anchor distT="0" distB="0" distL="114300" distR="114300" simplePos="0" relativeHeight="251665408" behindDoc="0" locked="0" layoutInCell="1" allowOverlap="1" wp14:anchorId="0C1B7A1C" wp14:editId="152849B5">
            <wp:simplePos x="0" y="0"/>
            <wp:positionH relativeFrom="column">
              <wp:posOffset>3123565</wp:posOffset>
            </wp:positionH>
            <wp:positionV relativeFrom="paragraph">
              <wp:posOffset>0</wp:posOffset>
            </wp:positionV>
            <wp:extent cx="3030220" cy="2710815"/>
            <wp:effectExtent l="0" t="0" r="5080" b="0"/>
            <wp:wrapNone/>
            <wp:docPr id="86" name="Image 86" descr="Une image contenant texte, Tracé, ligne, diagramme&#10;&#10;Description générée automatiquement">
              <a:extLst xmlns:a="http://schemas.openxmlformats.org/drawingml/2006/main">
                <a:ext uri="{FF2B5EF4-FFF2-40B4-BE49-F238E27FC236}">
                  <a16:creationId xmlns:a16="http://schemas.microsoft.com/office/drawing/2014/main" id="{6C07E4EE-9D23-C2A9-D7DB-653CDDBE1B3C}"/>
                </a:ext>
              </a:extLst>
            </wp:docPr>
            <wp:cNvGraphicFramePr/>
            <a:graphic xmlns:a="http://schemas.openxmlformats.org/drawingml/2006/main">
              <a:graphicData uri="http://schemas.openxmlformats.org/drawingml/2006/picture">
                <pic:pic xmlns:pic="http://schemas.openxmlformats.org/drawingml/2006/picture">
                  <pic:nvPicPr>
                    <pic:cNvPr id="86" name="Image 86" descr="Une image contenant texte, Tracé, ligne, diagramme&#10;&#10;Description générée automatiquement">
                      <a:extLst>
                        <a:ext uri="{FF2B5EF4-FFF2-40B4-BE49-F238E27FC236}">
                          <a16:creationId xmlns:a16="http://schemas.microsoft.com/office/drawing/2014/main" id="{6C07E4EE-9D23-C2A9-D7DB-653CDDBE1B3C}"/>
                        </a:ext>
                      </a:extLst>
                    </pic:cNvPr>
                    <pic:cNvPicPr>
                      <a:picLocks noChangeAspect="1"/>
                    </pic:cNvPicPr>
                  </pic:nvPicPr>
                  <pic:blipFill>
                    <a:blip r:embed="rId39"/>
                    <a:stretch>
                      <a:fillRect/>
                    </a:stretch>
                  </pic:blipFill>
                  <pic:spPr>
                    <a:xfrm>
                      <a:off x="0" y="0"/>
                      <a:ext cx="3030220" cy="2710815"/>
                    </a:xfrm>
                    <a:prstGeom prst="rect">
                      <a:avLst/>
                    </a:prstGeom>
                  </pic:spPr>
                </pic:pic>
              </a:graphicData>
            </a:graphic>
            <wp14:sizeRelH relativeFrom="page">
              <wp14:pctWidth>0</wp14:pctWidth>
            </wp14:sizeRelH>
            <wp14:sizeRelV relativeFrom="page">
              <wp14:pctHeight>0</wp14:pctHeight>
            </wp14:sizeRelV>
          </wp:anchor>
        </w:drawing>
      </w:r>
    </w:p>
    <w:p w14:paraId="4B171314" w14:textId="77777777" w:rsidR="00032452" w:rsidRDefault="00032452" w:rsidP="000F44FC"/>
    <w:p w14:paraId="3002425B" w14:textId="58BF65AF" w:rsidR="0022437F" w:rsidRDefault="0022437F" w:rsidP="0022437F">
      <w:pPr>
        <w:pStyle w:val="Titre3"/>
      </w:pPr>
      <w:bookmarkStart w:id="107" w:name="_Toc152009254"/>
      <w:r>
        <w:t>Con</w:t>
      </w:r>
      <w:r w:rsidR="003D3D55">
        <w:t>c</w:t>
      </w:r>
      <w:r>
        <w:t>lusions</w:t>
      </w:r>
      <w:bookmarkEnd w:id="107"/>
    </w:p>
    <w:p w14:paraId="41ACCA7C" w14:textId="07F8BA8D" w:rsidR="00032452" w:rsidRDefault="00032452" w:rsidP="00032452"/>
    <w:p w14:paraId="6C196858" w14:textId="4A818D75" w:rsidR="00032452" w:rsidRDefault="00032452" w:rsidP="00032452"/>
    <w:p w14:paraId="671CAD8C" w14:textId="22A06BE4" w:rsidR="00032452" w:rsidRDefault="00032452" w:rsidP="00032452"/>
    <w:p w14:paraId="7F57D5CD" w14:textId="517D4DAD" w:rsidR="00032452" w:rsidRDefault="00032452" w:rsidP="00032452"/>
    <w:p w14:paraId="4F19D484" w14:textId="126EF5D6" w:rsidR="00032452" w:rsidRDefault="00032452" w:rsidP="00032452"/>
    <w:p w14:paraId="45D9D80D" w14:textId="1BEDE62D" w:rsidR="00032452" w:rsidRDefault="00032452" w:rsidP="00032452"/>
    <w:p w14:paraId="10A4085E" w14:textId="5A988D29" w:rsidR="00032452" w:rsidRDefault="00032452" w:rsidP="00032452"/>
    <w:p w14:paraId="296C3377" w14:textId="694E1A3F" w:rsidR="00032452" w:rsidRDefault="00032452" w:rsidP="00032452"/>
    <w:p w14:paraId="0B895E60" w14:textId="77777777" w:rsidR="00032452" w:rsidRDefault="00032452" w:rsidP="00032452">
      <w:pPr>
        <w:pStyle w:val="Titre4"/>
      </w:pPr>
      <w:proofErr w:type="spellStart"/>
      <w:r>
        <w:t>Waterfall</w:t>
      </w:r>
      <w:proofErr w:type="spellEnd"/>
      <w:r>
        <w:t xml:space="preserve"> Plot</w:t>
      </w:r>
    </w:p>
    <w:p w14:paraId="6815E89A" w14:textId="77777777" w:rsidR="00032452" w:rsidRDefault="00032452" w:rsidP="00032452">
      <w:r w:rsidRPr="003B25CF">
        <w:t>Ce graphique nous aide à visualiser les valeurs SHAP de chaque échantillon dans nos données individuellement. Visualisons les valeurs SHAP du premier échantillon</w:t>
      </w:r>
      <w:r>
        <w:t xml:space="preserve"> de test</w:t>
      </w:r>
      <w:r w:rsidRPr="003B25CF">
        <w:t>.</w:t>
      </w:r>
    </w:p>
    <w:p w14:paraId="7451DDD7" w14:textId="4CD890D5" w:rsidR="00032452" w:rsidRDefault="00032452" w:rsidP="00032452">
      <w:r w:rsidRPr="003B25CF">
        <w:t xml:space="preserve">En ignorant les signes, l'ampleur de la valeur SHAP pour la </w:t>
      </w:r>
      <w:r w:rsidRPr="007C4EBF">
        <w:rPr>
          <w:i/>
          <w:iCs/>
          <w:rPrChange w:id="108" w:author="Quyen THIEU" w:date="2023-11-28T15:47:00Z">
            <w:rPr/>
          </w:rPrChange>
        </w:rPr>
        <w:t>Humidity</w:t>
      </w:r>
      <w:ins w:id="109" w:author="Quyen THIEU" w:date="2023-11-28T15:47:00Z">
        <w:r w:rsidR="007C4EBF" w:rsidRPr="007C4EBF">
          <w:rPr>
            <w:i/>
            <w:iCs/>
            <w:rPrChange w:id="110" w:author="Quyen THIEU" w:date="2023-11-28T15:47:00Z">
              <w:rPr/>
            </w:rPrChange>
          </w:rPr>
          <w:t>3pm</w:t>
        </w:r>
      </w:ins>
      <w:r w:rsidRPr="003B25CF">
        <w:t xml:space="preserve">, </w:t>
      </w:r>
      <w:r>
        <w:t>0.9</w:t>
      </w:r>
      <w:r w:rsidRPr="003B25CF">
        <w:t xml:space="preserve">, est supérieure à celle des autres </w:t>
      </w:r>
      <w:r>
        <w:t>variables</w:t>
      </w:r>
      <w:r w:rsidRPr="003B25CF">
        <w:t xml:space="preserve">. Cela impliquait que </w:t>
      </w:r>
      <w:r w:rsidRPr="007C4EBF">
        <w:rPr>
          <w:i/>
          <w:iCs/>
          <w:rPrChange w:id="111" w:author="Quyen THIEU" w:date="2023-11-28T15:47:00Z">
            <w:rPr/>
          </w:rPrChange>
        </w:rPr>
        <w:t>Humidity3pm</w:t>
      </w:r>
      <w:r>
        <w:t xml:space="preserve"> </w:t>
      </w:r>
      <w:r w:rsidRPr="003B25CF">
        <w:t>avait l'impact le plus significatif sur cette prédiction particulière.</w:t>
      </w:r>
    </w:p>
    <w:p w14:paraId="7B90CB66" w14:textId="3B0EC19E" w:rsidR="00032452" w:rsidRDefault="00032452" w:rsidP="007C4EBF">
      <w:pPr>
        <w:jc w:val="center"/>
        <w:pPrChange w:id="112" w:author="Quyen THIEU" w:date="2023-11-28T15:47:00Z">
          <w:pPr/>
        </w:pPrChange>
      </w:pPr>
      <w:r>
        <w:rPr>
          <w:noProof/>
          <w:lang w:eastAsia="fr-FR"/>
        </w:rPr>
        <w:lastRenderedPageBreak/>
        <w:drawing>
          <wp:inline distT="0" distB="0" distL="0" distR="0" wp14:anchorId="40268FB5" wp14:editId="15DED6C9">
            <wp:extent cx="3263705" cy="4691722"/>
            <wp:effectExtent l="0" t="0" r="635" b="0"/>
            <wp:docPr id="90" name="Image 90"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 capture d’écran, nombre, diagramme&#10;&#10;Description générée automatiquement"/>
                    <pic:cNvPicPr/>
                  </pic:nvPicPr>
                  <pic:blipFill>
                    <a:blip r:embed="rId40"/>
                    <a:stretch>
                      <a:fillRect/>
                    </a:stretch>
                  </pic:blipFill>
                  <pic:spPr>
                    <a:xfrm>
                      <a:off x="0" y="0"/>
                      <a:ext cx="3301057" cy="4745417"/>
                    </a:xfrm>
                    <a:prstGeom prst="rect">
                      <a:avLst/>
                    </a:prstGeom>
                  </pic:spPr>
                </pic:pic>
              </a:graphicData>
            </a:graphic>
          </wp:inline>
        </w:drawing>
      </w:r>
    </w:p>
    <w:p w14:paraId="0A492E0E" w14:textId="2BCC43E1" w:rsidR="00032452" w:rsidRDefault="00032452" w:rsidP="00032452">
      <w:r w:rsidRPr="008F6DDC">
        <w:t>Tout comme nous avons visualisé les valeurs SHAP du premier échantillon, nous pouvons également visualiser les valeurs SHAP du deuxième échantillon</w:t>
      </w:r>
      <w:r>
        <w:t xml:space="preserve"> de test</w:t>
      </w:r>
      <w:r w:rsidRPr="008F6DDC">
        <w:t>.</w:t>
      </w:r>
    </w:p>
    <w:p w14:paraId="5654DB50" w14:textId="6AF4B555" w:rsidR="00032452" w:rsidRDefault="00032452" w:rsidP="00032452"/>
    <w:p w14:paraId="48DD5FBC" w14:textId="6BF56753" w:rsidR="00032452" w:rsidRDefault="00032452" w:rsidP="007C4EBF">
      <w:pPr>
        <w:jc w:val="center"/>
        <w:pPrChange w:id="113" w:author="Quyen THIEU" w:date="2023-11-28T15:47:00Z">
          <w:pPr/>
        </w:pPrChange>
      </w:pPr>
      <w:r>
        <w:rPr>
          <w:noProof/>
          <w:lang w:eastAsia="fr-FR"/>
        </w:rPr>
        <w:lastRenderedPageBreak/>
        <w:drawing>
          <wp:inline distT="0" distB="0" distL="0" distR="0" wp14:anchorId="4089D3B6" wp14:editId="229CC1D7">
            <wp:extent cx="3207434" cy="4610831"/>
            <wp:effectExtent l="0" t="0" r="5715" b="0"/>
            <wp:docPr id="91" name="Image 9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 capture d’écran, diagramme, nombre&#10;&#10;Description générée automatiquement"/>
                    <pic:cNvPicPr/>
                  </pic:nvPicPr>
                  <pic:blipFill>
                    <a:blip r:embed="rId41"/>
                    <a:stretch>
                      <a:fillRect/>
                    </a:stretch>
                  </pic:blipFill>
                  <pic:spPr>
                    <a:xfrm>
                      <a:off x="0" y="0"/>
                      <a:ext cx="3232515" cy="4646886"/>
                    </a:xfrm>
                    <a:prstGeom prst="rect">
                      <a:avLst/>
                    </a:prstGeom>
                  </pic:spPr>
                </pic:pic>
              </a:graphicData>
            </a:graphic>
          </wp:inline>
        </w:drawing>
      </w:r>
    </w:p>
    <w:p w14:paraId="2CFDAC42" w14:textId="77777777" w:rsidR="00032452" w:rsidRDefault="00032452" w:rsidP="00032452"/>
    <w:p w14:paraId="257A9626" w14:textId="712A674C" w:rsidR="00DD2E1D" w:rsidRDefault="00DD2E1D" w:rsidP="00DD2E1D">
      <w:pPr>
        <w:pStyle w:val="Titre2"/>
        <w:rPr>
          <w:lang w:val="en-US"/>
        </w:rPr>
      </w:pPr>
      <w:bookmarkStart w:id="114" w:name="_Toc152009255"/>
      <w:r w:rsidRPr="003167C7">
        <w:rPr>
          <w:lang w:val="en-US"/>
        </w:rPr>
        <w:t>Deep Lear</w:t>
      </w:r>
      <w:r w:rsidR="00242E83" w:rsidRPr="003167C7">
        <w:rPr>
          <w:lang w:val="en-US"/>
        </w:rPr>
        <w:t>n</w:t>
      </w:r>
      <w:r w:rsidRPr="003167C7">
        <w:rPr>
          <w:lang w:val="en-US"/>
        </w:rPr>
        <w:t>ing</w:t>
      </w:r>
      <w:r w:rsidR="003167C7" w:rsidRPr="003167C7">
        <w:rPr>
          <w:lang w:val="en-US"/>
        </w:rPr>
        <w:t xml:space="preserve"> avec </w:t>
      </w:r>
      <w:proofErr w:type="spellStart"/>
      <w:r w:rsidR="003167C7" w:rsidRPr="003167C7">
        <w:rPr>
          <w:lang w:val="en-US"/>
        </w:rPr>
        <w:t>Keras</w:t>
      </w:r>
      <w:proofErr w:type="spellEnd"/>
      <w:r w:rsidR="003167C7" w:rsidRPr="003167C7">
        <w:rPr>
          <w:lang w:val="en-US"/>
        </w:rPr>
        <w:t xml:space="preserve"> et TensorFlow</w:t>
      </w:r>
      <w:bookmarkEnd w:id="114"/>
    </w:p>
    <w:p w14:paraId="70476BCE" w14:textId="3B830579" w:rsidR="00DD2E1D" w:rsidRDefault="00DD2E1D" w:rsidP="00A9622F">
      <w:pPr>
        <w:pStyle w:val="Titre3"/>
      </w:pPr>
      <w:bookmarkStart w:id="115" w:name="_Toc152009256"/>
      <w:r>
        <w:t>DNN</w:t>
      </w:r>
      <w:bookmarkEnd w:id="115"/>
    </w:p>
    <w:p w14:paraId="2C75C887" w14:textId="1180DB7B" w:rsidR="0022437F" w:rsidRPr="0022437F" w:rsidRDefault="0022437F" w:rsidP="0022437F">
      <w:r>
        <w:t xml:space="preserve">Modèle optimal (2 couches, pas trop de neurones, </w:t>
      </w:r>
      <w:proofErr w:type="spellStart"/>
      <w:r>
        <w:t>tanh</w:t>
      </w:r>
      <w:proofErr w:type="spellEnd"/>
      <w:r>
        <w:t xml:space="preserve">, </w:t>
      </w:r>
      <w:proofErr w:type="spellStart"/>
      <w:r>
        <w:t>sigmoid</w:t>
      </w:r>
      <w:proofErr w:type="spellEnd"/>
      <w:r>
        <w:t xml:space="preserve"> en sortie)</w:t>
      </w:r>
    </w:p>
    <w:p w14:paraId="0C1CE6D2" w14:textId="434CFE54" w:rsidR="00A9622F" w:rsidRPr="00A9622F" w:rsidRDefault="00A9622F" w:rsidP="00A9622F">
      <w:r>
        <w:t>Pas meilleur que XGBoost</w:t>
      </w:r>
      <w:r w:rsidR="0022437F">
        <w:t>, mais beaucoup plus long =&gt; pas intéressant</w:t>
      </w:r>
    </w:p>
    <w:p w14:paraId="61641276" w14:textId="63059AE9" w:rsidR="00DD2E1D" w:rsidRDefault="00DD2E1D" w:rsidP="00A9622F">
      <w:pPr>
        <w:pStyle w:val="Titre3"/>
      </w:pPr>
      <w:bookmarkStart w:id="116" w:name="_Toc152009257"/>
      <w:r>
        <w:t>RNN</w:t>
      </w:r>
      <w:bookmarkEnd w:id="116"/>
    </w:p>
    <w:p w14:paraId="6914C5B2" w14:textId="467A1C2C" w:rsidR="000E4CB3" w:rsidRDefault="000E4CB3" w:rsidP="000E4CB3">
      <w:pPr>
        <w:pStyle w:val="Titre4"/>
      </w:pPr>
      <w:r>
        <w:t xml:space="preserve">Prédiction </w:t>
      </w:r>
      <w:proofErr w:type="spellStart"/>
      <w:r>
        <w:t>monovariée</w:t>
      </w:r>
      <w:proofErr w:type="spellEnd"/>
      <w:r>
        <w:t xml:space="preserve"> sur une journée</w:t>
      </w:r>
    </w:p>
    <w:p w14:paraId="5597962E" w14:textId="4556D5B4" w:rsidR="000E4CB3" w:rsidRDefault="000E4CB3" w:rsidP="000E4CB3">
      <w:r>
        <w:t>Moins bon que XGBoost</w:t>
      </w:r>
    </w:p>
    <w:p w14:paraId="1BCCC22E" w14:textId="6A5D4377" w:rsidR="000E4CB3" w:rsidRDefault="000E4CB3" w:rsidP="000E4CB3">
      <w:pPr>
        <w:pStyle w:val="Titre4"/>
      </w:pPr>
      <w:r>
        <w:t xml:space="preserve">Prédiction </w:t>
      </w:r>
      <w:proofErr w:type="spellStart"/>
      <w:r>
        <w:t>monovariée</w:t>
      </w:r>
      <w:proofErr w:type="spellEnd"/>
      <w:r>
        <w:t xml:space="preserve"> sur plusieurs jours</w:t>
      </w:r>
    </w:p>
    <w:p w14:paraId="2A57E7FF" w14:textId="2CFF641C" w:rsidR="000E4CB3" w:rsidRDefault="000E4CB3" w:rsidP="000E4CB3">
      <w:r>
        <w:t xml:space="preserve">Moins bon que XGBoost. Très mauvais. </w:t>
      </w:r>
      <w:r w:rsidR="004847E3">
        <w:t xml:space="preserve">Très long. </w:t>
      </w:r>
      <w:r>
        <w:t xml:space="preserve">A rapprocher de </w:t>
      </w:r>
      <w:proofErr w:type="spellStart"/>
      <w:r>
        <w:t>Rain_J</w:t>
      </w:r>
      <w:proofErr w:type="spellEnd"/>
      <w:r>
        <w:t xml:space="preserve"> du chapitre 3</w:t>
      </w:r>
    </w:p>
    <w:p w14:paraId="24BC6B66" w14:textId="2732AD82" w:rsidR="000E4CB3" w:rsidRDefault="000E4CB3" w:rsidP="000E4CB3">
      <w:pPr>
        <w:pStyle w:val="Titre4"/>
      </w:pPr>
      <w:r>
        <w:t>Prédiction multivariée</w:t>
      </w:r>
    </w:p>
    <w:p w14:paraId="1AA3D207" w14:textId="7D0D4067" w:rsidR="000E4CB3" w:rsidRDefault="001A23B4" w:rsidP="000E4CB3">
      <w:r>
        <w:t>Pas encore testé</w:t>
      </w:r>
    </w:p>
    <w:p w14:paraId="006CB3BF" w14:textId="77777777" w:rsidR="001A23B4" w:rsidRDefault="001A23B4" w:rsidP="000E4CB3"/>
    <w:p w14:paraId="5C6D0E8B" w14:textId="394EDBC8" w:rsidR="00DD2E1D" w:rsidRDefault="00DD2E1D" w:rsidP="007F5A5F">
      <w:pPr>
        <w:pStyle w:val="Titre2"/>
      </w:pPr>
      <w:bookmarkStart w:id="117" w:name="_Toc152009258"/>
      <w:r>
        <w:t>Exploitabilité et limites</w:t>
      </w:r>
      <w:bookmarkEnd w:id="117"/>
    </w:p>
    <w:p w14:paraId="5ED3C276" w14:textId="03B7E255" w:rsidR="00DD2E1D" w:rsidRDefault="00F64F0B" w:rsidP="00F64F0B">
      <w:pPr>
        <w:pStyle w:val="Paragraphedeliste"/>
        <w:numPr>
          <w:ilvl w:val="0"/>
          <w:numId w:val="25"/>
        </w:numPr>
      </w:pPr>
      <w:r>
        <w:t>Précision restant faible</w:t>
      </w:r>
    </w:p>
    <w:p w14:paraId="05519A5E" w14:textId="768FAD56" w:rsidR="00D54D51" w:rsidRDefault="00D54D51" w:rsidP="00D54D51">
      <w:pPr>
        <w:pStyle w:val="Titre1"/>
      </w:pPr>
      <w:bookmarkStart w:id="118" w:name="_Toc152009259"/>
      <w:r>
        <w:lastRenderedPageBreak/>
        <w:t xml:space="preserve">Extension à </w:t>
      </w:r>
      <w:proofErr w:type="spellStart"/>
      <w:r>
        <w:t>Rain+J</w:t>
      </w:r>
      <w:bookmarkEnd w:id="118"/>
      <w:proofErr w:type="spellEnd"/>
    </w:p>
    <w:p w14:paraId="00F9B2B5" w14:textId="60D9C3BE" w:rsidR="00D54D51" w:rsidRDefault="00D54D51" w:rsidP="00D54D51">
      <w:pPr>
        <w:pStyle w:val="Paragraphedeliste"/>
        <w:numPr>
          <w:ilvl w:val="0"/>
          <w:numId w:val="25"/>
        </w:numPr>
      </w:pPr>
      <w:r>
        <w:t xml:space="preserve">Tentative de prédire non seulement RainTomorrow (=Rain+1) mais également </w:t>
      </w:r>
      <w:proofErr w:type="spellStart"/>
      <w:r>
        <w:t>Rain+J</w:t>
      </w:r>
      <w:proofErr w:type="spellEnd"/>
      <w:r>
        <w:t xml:space="preserve">, avec un modèle </w:t>
      </w:r>
      <w:r w:rsidR="00A672EB">
        <w:t xml:space="preserve">XGBoost </w:t>
      </w:r>
      <w:r>
        <w:t>par J</w:t>
      </w:r>
    </w:p>
    <w:p w14:paraId="6E3FD004" w14:textId="383AD5AB" w:rsidR="00D54D51" w:rsidRDefault="00D54D51" w:rsidP="00D54D51">
      <w:pPr>
        <w:pStyle w:val="Paragraphedeliste"/>
        <w:numPr>
          <w:ilvl w:val="0"/>
          <w:numId w:val="25"/>
        </w:numPr>
      </w:pPr>
      <w:r>
        <w:t>Résultats sur une année, en global, par zone climatique, par location</w:t>
      </w:r>
    </w:p>
    <w:p w14:paraId="4423D0D8" w14:textId="09C1B8C3" w:rsidR="00A672EB" w:rsidRDefault="00A672EB" w:rsidP="00D54D51">
      <w:pPr>
        <w:pStyle w:val="Paragraphedeliste"/>
        <w:numPr>
          <w:ilvl w:val="0"/>
          <w:numId w:val="25"/>
        </w:numPr>
      </w:pPr>
      <w:r>
        <w:t>Comparaison avec RNN</w:t>
      </w:r>
      <w:r w:rsidR="001A23B4">
        <w:t xml:space="preserve"> multivarié sur plusieurs jours</w:t>
      </w:r>
    </w:p>
    <w:p w14:paraId="505BB24A" w14:textId="721F6824" w:rsidR="00D54D51" w:rsidRDefault="00A672EB" w:rsidP="00D54D51">
      <w:pPr>
        <w:pStyle w:val="Paragraphedeliste"/>
        <w:numPr>
          <w:ilvl w:val="0"/>
          <w:numId w:val="25"/>
        </w:numPr>
      </w:pPr>
      <w:r>
        <w:t>Conclusions</w:t>
      </w:r>
    </w:p>
    <w:p w14:paraId="7CD80C25" w14:textId="77777777" w:rsidR="00DD2E1D" w:rsidRDefault="00DD2E1D" w:rsidP="00DD2E1D">
      <w:pPr>
        <w:pStyle w:val="Titre1"/>
      </w:pPr>
      <w:bookmarkStart w:id="119" w:name="_Toc152009260"/>
      <w:proofErr w:type="spellStart"/>
      <w:r>
        <w:t>MaxTemp</w:t>
      </w:r>
      <w:bookmarkEnd w:id="119"/>
      <w:proofErr w:type="spellEnd"/>
      <w:r>
        <w:tab/>
      </w:r>
    </w:p>
    <w:p w14:paraId="0756DB22" w14:textId="37796BBC" w:rsidR="00DD2E1D" w:rsidRDefault="00DD2E1D" w:rsidP="00DD2E1D">
      <w:pPr>
        <w:pStyle w:val="Titre2"/>
      </w:pPr>
      <w:bookmarkStart w:id="120" w:name="_Toc152009261"/>
      <w:r>
        <w:t>Métriques</w:t>
      </w:r>
      <w:bookmarkEnd w:id="120"/>
    </w:p>
    <w:p w14:paraId="2B81746B" w14:textId="3C592B54" w:rsidR="00A672EB" w:rsidRDefault="00A672EB" w:rsidP="00A672EB">
      <w:pPr>
        <w:pStyle w:val="Titre2"/>
      </w:pPr>
      <w:bookmarkStart w:id="121" w:name="_Toc152009262"/>
      <w:r>
        <w:t xml:space="preserve">Résultats de la régression par approches « classiques » via </w:t>
      </w:r>
      <w:proofErr w:type="spellStart"/>
      <w:r>
        <w:t>scikit-learn</w:t>
      </w:r>
      <w:bookmarkEnd w:id="121"/>
      <w:proofErr w:type="spellEnd"/>
    </w:p>
    <w:p w14:paraId="43E00D55" w14:textId="75A8327B" w:rsidR="005029AE" w:rsidRPr="005029AE" w:rsidRDefault="005029AE" w:rsidP="005029AE">
      <w:r>
        <w:t>Prédiction pour le lendemain uniquement</w:t>
      </w:r>
    </w:p>
    <w:p w14:paraId="6541A6D4" w14:textId="051F2699" w:rsidR="00DD2E1D" w:rsidRDefault="00DD2E1D" w:rsidP="00DD2E1D">
      <w:pPr>
        <w:pStyle w:val="Titre2"/>
      </w:pPr>
      <w:bookmarkStart w:id="122" w:name="_Toc152009263"/>
      <w:r>
        <w:t>Séries Temporelles</w:t>
      </w:r>
      <w:bookmarkEnd w:id="122"/>
    </w:p>
    <w:p w14:paraId="171866F8" w14:textId="3BB739C3" w:rsidR="00A672EB" w:rsidRDefault="00A672EB" w:rsidP="00A672EB">
      <w:r>
        <w:t>Reprendre partie écrite dans 1</w:t>
      </w:r>
      <w:r w:rsidRPr="00A672EB">
        <w:rPr>
          <w:vertAlign w:val="superscript"/>
        </w:rPr>
        <w:t>er</w:t>
      </w:r>
      <w:r>
        <w:t xml:space="preserve"> rapport. Constat de la saisonnalité. Résidu restant important.</w:t>
      </w:r>
    </w:p>
    <w:p w14:paraId="7F2FB29F" w14:textId="7DB4DB62" w:rsidR="00A672EB" w:rsidRDefault="00A672EB" w:rsidP="00A672EB">
      <w:r>
        <w:t>Détermination des valeurs max (</w:t>
      </w:r>
      <w:proofErr w:type="spellStart"/>
      <w:proofErr w:type="gramStart"/>
      <w:r>
        <w:t>p,d</w:t>
      </w:r>
      <w:proofErr w:type="gramEnd"/>
      <w:r>
        <w:t>,q</w:t>
      </w:r>
      <w:proofErr w:type="spellEnd"/>
      <w:r>
        <w:t>)(P,D,Q)I</w:t>
      </w:r>
    </w:p>
    <w:p w14:paraId="24EE6E25" w14:textId="0C68D115" w:rsidR="00A672EB" w:rsidRPr="00A672EB" w:rsidRDefault="00A672EB" w:rsidP="00A672EB">
      <w:r>
        <w:t>Impossibilité de modéliser via SARIMAX sur une saisonnalité de 365 jours (trop de temps de calcul)</w:t>
      </w:r>
    </w:p>
    <w:p w14:paraId="7B53EC2E" w14:textId="72BCFCB4" w:rsidR="00242E83" w:rsidRDefault="00242E83" w:rsidP="00242E83">
      <w:pPr>
        <w:pStyle w:val="Titre2"/>
      </w:pPr>
      <w:bookmarkStart w:id="123" w:name="_Toc152009264"/>
      <w:proofErr w:type="spellStart"/>
      <w:r>
        <w:t>Deep</w:t>
      </w:r>
      <w:proofErr w:type="spellEnd"/>
      <w:r>
        <w:t xml:space="preserve"> Learning</w:t>
      </w:r>
      <w:bookmarkEnd w:id="123"/>
    </w:p>
    <w:p w14:paraId="573777CE" w14:textId="56F00FD1" w:rsidR="00A672EB" w:rsidRDefault="00A672EB" w:rsidP="00A672EB">
      <w:pPr>
        <w:pStyle w:val="Titre3"/>
      </w:pPr>
      <w:bookmarkStart w:id="124" w:name="_Toc152009265"/>
      <w:r>
        <w:t>DNN</w:t>
      </w:r>
      <w:bookmarkEnd w:id="124"/>
    </w:p>
    <w:p w14:paraId="529BADAD" w14:textId="33C20603" w:rsidR="00823282" w:rsidRPr="00823282" w:rsidRDefault="00823282" w:rsidP="00823282">
      <w:proofErr w:type="gramStart"/>
      <w:r>
        <w:t>bof</w:t>
      </w:r>
      <w:proofErr w:type="gramEnd"/>
    </w:p>
    <w:p w14:paraId="21E693B3" w14:textId="618AC864" w:rsidR="00A672EB" w:rsidRDefault="00A672EB" w:rsidP="00A672EB">
      <w:pPr>
        <w:pStyle w:val="Titre3"/>
      </w:pPr>
      <w:bookmarkStart w:id="125" w:name="_Toc152009266"/>
      <w:r>
        <w:t>RNN</w:t>
      </w:r>
      <w:bookmarkEnd w:id="125"/>
    </w:p>
    <w:p w14:paraId="0967891C" w14:textId="77777777" w:rsidR="00823282" w:rsidRDefault="00823282" w:rsidP="00823282">
      <w:r>
        <w:t>Pas encore testé</w:t>
      </w:r>
    </w:p>
    <w:p w14:paraId="24368211" w14:textId="77777777" w:rsidR="00823282" w:rsidRPr="00823282" w:rsidRDefault="00823282" w:rsidP="00823282"/>
    <w:p w14:paraId="4163E758" w14:textId="77777777" w:rsidR="00A672EB" w:rsidRDefault="00A672EB" w:rsidP="00A672EB">
      <w:pPr>
        <w:pStyle w:val="Titre2"/>
      </w:pPr>
      <w:bookmarkStart w:id="126" w:name="_Toc152009267"/>
      <w:r>
        <w:t>Interprétabilité des modèles</w:t>
      </w:r>
      <w:bookmarkEnd w:id="126"/>
    </w:p>
    <w:p w14:paraId="52E00845" w14:textId="7051C78B" w:rsidR="00DD2E1D" w:rsidRDefault="00DD2E1D" w:rsidP="00DD2E1D">
      <w:pPr>
        <w:pStyle w:val="Titre2"/>
      </w:pPr>
      <w:bookmarkStart w:id="127" w:name="_Toc152009268"/>
      <w:r>
        <w:t>Exploitabilité et limites</w:t>
      </w:r>
      <w:bookmarkEnd w:id="127"/>
    </w:p>
    <w:p w14:paraId="49D6665D" w14:textId="472B75EF" w:rsidR="00A672EB" w:rsidRDefault="00A672EB" w:rsidP="00A672EB">
      <w:pPr>
        <w:pStyle w:val="Titre1"/>
      </w:pPr>
      <w:bookmarkStart w:id="128" w:name="_Toc152009269"/>
      <w:r>
        <w:t xml:space="preserve">Extension à </w:t>
      </w:r>
      <w:proofErr w:type="spellStart"/>
      <w:r>
        <w:t>MaxTemp+J</w:t>
      </w:r>
      <w:proofErr w:type="spellEnd"/>
      <w:r w:rsidR="00823282">
        <w:t xml:space="preserve"> (pas sûre qu’on ait le temps de le développer et que ça soit utile)</w:t>
      </w:r>
      <w:bookmarkEnd w:id="128"/>
    </w:p>
    <w:p w14:paraId="4121EB8E" w14:textId="4FB341BB" w:rsidR="00A672EB" w:rsidRDefault="00A672EB" w:rsidP="00A672EB">
      <w:pPr>
        <w:pStyle w:val="Paragraphedeliste"/>
        <w:numPr>
          <w:ilvl w:val="0"/>
          <w:numId w:val="25"/>
        </w:numPr>
      </w:pPr>
      <w:r>
        <w:t xml:space="preserve">Tentative de prédire non seulement </w:t>
      </w:r>
      <w:proofErr w:type="spellStart"/>
      <w:r>
        <w:t>MaxTemps</w:t>
      </w:r>
      <w:proofErr w:type="spellEnd"/>
      <w:r>
        <w:t xml:space="preserve"> pour le lende</w:t>
      </w:r>
      <w:r w:rsidR="005029AE">
        <w:t>main, mais également pour plusieurs jours</w:t>
      </w:r>
      <w:r>
        <w:t>, avec un modèle XGBoost par J</w:t>
      </w:r>
    </w:p>
    <w:p w14:paraId="4D568465" w14:textId="77777777" w:rsidR="00A672EB" w:rsidRDefault="00A672EB" w:rsidP="00A672EB">
      <w:pPr>
        <w:pStyle w:val="Paragraphedeliste"/>
        <w:numPr>
          <w:ilvl w:val="0"/>
          <w:numId w:val="25"/>
        </w:numPr>
      </w:pPr>
      <w:r>
        <w:t>Résultats sur une année, en global, par zone climatique, par location</w:t>
      </w:r>
    </w:p>
    <w:p w14:paraId="0B22006B" w14:textId="77777777" w:rsidR="00A672EB" w:rsidRDefault="00A672EB" w:rsidP="00A672EB">
      <w:pPr>
        <w:pStyle w:val="Paragraphedeliste"/>
        <w:numPr>
          <w:ilvl w:val="0"/>
          <w:numId w:val="25"/>
        </w:numPr>
      </w:pPr>
      <w:r>
        <w:t>Comparaison avec RNN</w:t>
      </w:r>
    </w:p>
    <w:p w14:paraId="3276C7AA" w14:textId="77777777" w:rsidR="00A672EB" w:rsidRDefault="00A672EB" w:rsidP="00A672EB">
      <w:pPr>
        <w:pStyle w:val="Paragraphedeliste"/>
        <w:numPr>
          <w:ilvl w:val="0"/>
          <w:numId w:val="25"/>
        </w:numPr>
      </w:pPr>
      <w:r>
        <w:t>Conclusions</w:t>
      </w:r>
    </w:p>
    <w:p w14:paraId="09B55D92" w14:textId="77777777" w:rsidR="00DD2E1D" w:rsidRDefault="00DD2E1D" w:rsidP="00DD2E1D">
      <w:pPr>
        <w:pStyle w:val="Titre1"/>
      </w:pPr>
      <w:bookmarkStart w:id="129" w:name="_Toc152009270"/>
      <w:r>
        <w:t>Autres variables cibles</w:t>
      </w:r>
      <w:bookmarkEnd w:id="129"/>
      <w:r>
        <w:tab/>
      </w:r>
    </w:p>
    <w:p w14:paraId="5A40FB67" w14:textId="02E0E1E1" w:rsidR="00DD2E1D" w:rsidRDefault="005029AE" w:rsidP="005029AE">
      <w:pPr>
        <w:ind w:firstLine="432"/>
      </w:pPr>
      <w:proofErr w:type="spellStart"/>
      <w:r>
        <w:t>R</w:t>
      </w:r>
      <w:r w:rsidR="00DD2E1D">
        <w:t>ainfall</w:t>
      </w:r>
      <w:proofErr w:type="spellEnd"/>
      <w:r>
        <w:t xml:space="preserve"> =&gt; résultats très mauvais</w:t>
      </w:r>
      <w:r w:rsidR="000E4CB3">
        <w:t>. Pas possible de prédire cette variable.</w:t>
      </w:r>
    </w:p>
    <w:p w14:paraId="478B68A4" w14:textId="2760B06A" w:rsidR="00CE7B10" w:rsidRDefault="00CE7B10" w:rsidP="00CE7B10">
      <w:pPr>
        <w:pStyle w:val="Titre1"/>
      </w:pPr>
      <w:bookmarkStart w:id="130" w:name="_Toc145514463"/>
      <w:bookmarkStart w:id="131" w:name="_Toc145514464"/>
      <w:bookmarkStart w:id="132" w:name="_Toc145514465"/>
      <w:bookmarkStart w:id="133" w:name="_Toc145514466"/>
      <w:bookmarkStart w:id="134" w:name="_Toc145514467"/>
      <w:bookmarkStart w:id="135" w:name="_Toc145514468"/>
      <w:bookmarkStart w:id="136" w:name="_Toc145514469"/>
      <w:bookmarkStart w:id="137" w:name="_Toc145514470"/>
      <w:bookmarkStart w:id="138" w:name="_Toc152009271"/>
      <w:bookmarkEnd w:id="130"/>
      <w:bookmarkEnd w:id="131"/>
      <w:bookmarkEnd w:id="132"/>
      <w:bookmarkEnd w:id="133"/>
      <w:bookmarkEnd w:id="134"/>
      <w:bookmarkEnd w:id="135"/>
      <w:bookmarkEnd w:id="136"/>
      <w:bookmarkEnd w:id="137"/>
      <w:r>
        <w:lastRenderedPageBreak/>
        <w:t>Conclusion</w:t>
      </w:r>
      <w:bookmarkEnd w:id="138"/>
    </w:p>
    <w:p w14:paraId="435C9711" w14:textId="5D039347" w:rsidR="003F21EF" w:rsidRDefault="003F21EF" w:rsidP="003F21EF">
      <w:r>
        <w:t>Difficultés rencontrées, échecs</w:t>
      </w:r>
    </w:p>
    <w:p w14:paraId="6D35EB73" w14:textId="2857D9A7" w:rsidR="003F21EF" w:rsidRDefault="003F21EF" w:rsidP="003F21EF">
      <w:r>
        <w:t>Aspects positifs</w:t>
      </w:r>
    </w:p>
    <w:p w14:paraId="4D45B6EE" w14:textId="06B3DC23" w:rsidR="003F21EF" w:rsidRPr="003F21EF" w:rsidRDefault="003F21EF" w:rsidP="003F21EF">
      <w:r>
        <w:t>Pistes de travaux d’amélioration (</w:t>
      </w:r>
      <w:proofErr w:type="spellStart"/>
      <w:r>
        <w:t>sunshine</w:t>
      </w:r>
      <w:proofErr w:type="spellEnd"/>
      <w:r>
        <w:t xml:space="preserve"> à récupérer sur site du BOM si on avait + de temps car souvent utilisé comme critère important par SHAP)</w:t>
      </w:r>
    </w:p>
    <w:sectPr w:rsidR="003F21EF" w:rsidRPr="003F21EF" w:rsidSect="009470D9">
      <w:headerReference w:type="even" r:id="rId42"/>
      <w:headerReference w:type="default" r:id="rId43"/>
      <w:footerReference w:type="even" r:id="rId44"/>
      <w:pgSz w:w="11900" w:h="16840"/>
      <w:pgMar w:top="1417" w:right="851" w:bottom="1417" w:left="851" w:header="709"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Quyen THIEU" w:date="2023-11-28T13:34:00Z" w:initials="QT">
    <w:p w14:paraId="205B2BFA" w14:textId="77777777" w:rsidR="00EF44C2" w:rsidRDefault="00EF44C2" w:rsidP="00EF44C2">
      <w:pPr>
        <w:jc w:val="left"/>
      </w:pPr>
      <w:r>
        <w:rPr>
          <w:rStyle w:val="Marquedecommentaire"/>
        </w:rPr>
        <w:annotationRef/>
      </w:r>
      <w:r>
        <w:rPr>
          <w:color w:val="000000"/>
          <w:sz w:val="20"/>
          <w:szCs w:val="20"/>
        </w:rPr>
        <w:t xml:space="preserve">Ce taux est observé au niveau macro sur toutes les données de l’Australie. Avez-vous ce taux au niveau micro et intermédiaire? </w:t>
      </w:r>
    </w:p>
  </w:comment>
  <w:comment w:id="17" w:author="Quyen THIEU" w:date="2023-11-28T13:27:00Z" w:initials="QT">
    <w:p w14:paraId="12097862" w14:textId="18A0A5A0" w:rsidR="00EF44C2" w:rsidRDefault="00EF44C2" w:rsidP="00EF44C2">
      <w:pPr>
        <w:jc w:val="left"/>
      </w:pPr>
      <w:r>
        <w:rPr>
          <w:rStyle w:val="Marquedecommentaire"/>
        </w:rPr>
        <w:annotationRef/>
      </w:r>
      <w:r>
        <w:rPr>
          <w:color w:val="000000"/>
          <w:sz w:val="20"/>
          <w:szCs w:val="20"/>
        </w:rPr>
        <w:t>Avez-vous ces résultats? On devrait mettre les résultats en Annexes pour démontrer cet argument.</w:t>
      </w:r>
    </w:p>
  </w:comment>
  <w:comment w:id="18" w:author="Quyen THIEU" w:date="2023-11-28T14:47:00Z" w:initials="QT">
    <w:p w14:paraId="0C60A126" w14:textId="77777777" w:rsidR="00C013A3" w:rsidRDefault="00C013A3" w:rsidP="00C013A3">
      <w:pPr>
        <w:jc w:val="left"/>
      </w:pPr>
      <w:r>
        <w:rPr>
          <w:rStyle w:val="Marquedecommentaire"/>
        </w:rPr>
        <w:annotationRef/>
      </w:r>
      <w:r>
        <w:rPr>
          <w:color w:val="000000"/>
          <w:sz w:val="20"/>
          <w:szCs w:val="20"/>
        </w:rPr>
        <w:t>Le seuil minimum 0.776 de l’accuracy n’est attendu que au niveau macro. Au niveau micro, il y a des villes comme Woomera, Uluru qui contiennent 92%-93% des jours qu’il ne pleut pas demain.</w:t>
      </w:r>
    </w:p>
    <w:p w14:paraId="7212ECB1" w14:textId="77777777" w:rsidR="00C013A3" w:rsidRDefault="00C013A3" w:rsidP="00C013A3">
      <w:pPr>
        <w:jc w:val="left"/>
      </w:pPr>
      <w:r>
        <w:rPr>
          <w:color w:val="000000"/>
          <w:sz w:val="20"/>
          <w:szCs w:val="20"/>
        </w:rPr>
        <w:t>@Sophie: est-ce que tu tiens compte de ce déséquilibre lorsque tu détermines l’ensemble de train et de test pour tes modèles classiques?</w:t>
      </w:r>
    </w:p>
    <w:p w14:paraId="05DEB3D7" w14:textId="77777777" w:rsidR="00C013A3" w:rsidRDefault="00C013A3" w:rsidP="00C013A3">
      <w:pPr>
        <w:jc w:val="left"/>
      </w:pPr>
      <w:r>
        <w:rPr>
          <w:color w:val="000000"/>
          <w:sz w:val="20"/>
          <w:szCs w:val="20"/>
        </w:rPr>
        <w:t>@Luciano: je ne sais pas si je comprends bien ton code. Mais il me semble que tu détermines l’ensemble de train et de test sur toutes les données de l’Australie (je vois que tu tiens bien compte du problème de déséquilibre en utilisant stratify=target)? Après pour chaque ville, tu récupères dans ces deux ensembles de train et de test les données de la ville considérée? Si c’est bien ça, le taux d’observation de RainTomorrow=1 n’est plus réservé dans l’ensemble de train ni dans l’ensemble de test pour une ville donnée</w:t>
      </w:r>
    </w:p>
  </w:comment>
  <w:comment w:id="21" w:author="Quyen THIEU" w:date="2023-11-28T13:35:00Z" w:initials="QT">
    <w:p w14:paraId="3E895706" w14:textId="73AADE48" w:rsidR="00EF44C2" w:rsidRDefault="00EF44C2" w:rsidP="00EF44C2">
      <w:pPr>
        <w:jc w:val="left"/>
      </w:pPr>
      <w:r>
        <w:rPr>
          <w:rStyle w:val="Marquedecommentaire"/>
        </w:rPr>
        <w:annotationRef/>
      </w:r>
      <w:r>
        <w:rPr>
          <w:color w:val="000000"/>
          <w:sz w:val="20"/>
          <w:szCs w:val="20"/>
        </w:rPr>
        <w:t>Ce sera mauvais pour le modèle au niveau macro. Est-ce que ce sera aussi pour les autres modèles à 2 autres niveaux?</w:t>
      </w:r>
    </w:p>
  </w:comment>
  <w:comment w:id="51" w:author="Quyen THIEU" w:date="2023-11-28T14:15:00Z" w:initials="QT">
    <w:p w14:paraId="102EF981" w14:textId="77777777" w:rsidR="005B71FB" w:rsidRDefault="00F54830" w:rsidP="005B71FB">
      <w:pPr>
        <w:jc w:val="left"/>
      </w:pPr>
      <w:r>
        <w:rPr>
          <w:rStyle w:val="Marquedecommentaire"/>
        </w:rPr>
        <w:annotationRef/>
      </w:r>
      <w:r w:rsidR="005B71FB">
        <w:rPr>
          <w:sz w:val="20"/>
          <w:szCs w:val="20"/>
        </w:rPr>
        <w:t xml:space="preserve">Les hyperparameters sont les mêmes pour 49 modèles par Location et 6 modèles par climat? Si oui, comment vous avez déterminés ces hyperparameters? </w:t>
      </w:r>
    </w:p>
  </w:comment>
  <w:comment w:id="53" w:author="Quyen THIEU" w:date="2023-11-28T14:50:00Z" w:initials="QT">
    <w:p w14:paraId="47D46335" w14:textId="77777777" w:rsidR="00C013A3" w:rsidRDefault="00C013A3" w:rsidP="00C013A3">
      <w:pPr>
        <w:jc w:val="left"/>
      </w:pPr>
      <w:r>
        <w:rPr>
          <w:rStyle w:val="Marquedecommentaire"/>
        </w:rPr>
        <w:annotationRef/>
      </w:r>
      <w:r>
        <w:rPr>
          <w:color w:val="000000"/>
          <w:sz w:val="20"/>
          <w:szCs w:val="20"/>
        </w:rPr>
        <w:t>Il me parait délicat de comparer les performances des modèles qui ne sont pas modélisés sur le même jeux de données</w:t>
      </w:r>
    </w:p>
  </w:comment>
  <w:comment w:id="55" w:author="Quyen THIEU" w:date="2023-11-28T15:14:00Z" w:initials="QT">
    <w:p w14:paraId="611CEA54" w14:textId="77777777" w:rsidR="000623C5" w:rsidRDefault="000623C5" w:rsidP="000623C5">
      <w:pPr>
        <w:jc w:val="left"/>
      </w:pPr>
      <w:r>
        <w:rPr>
          <w:rStyle w:val="Marquedecommentaire"/>
        </w:rPr>
        <w:annotationRef/>
      </w:r>
      <w:r>
        <w:rPr>
          <w:color w:val="000000"/>
          <w:sz w:val="20"/>
          <w:szCs w:val="20"/>
        </w:rPr>
        <w:t>La ville SalmonGums contient 84% de jours où il ne pleut pas demain. Le modèle micro ayant un accuracy 84% n’est donc pas performant en terme de l’accuracy.</w:t>
      </w:r>
    </w:p>
  </w:comment>
  <w:comment w:id="56" w:author="Quyen THIEU" w:date="2023-11-28T15:15:00Z" w:initials="QT">
    <w:p w14:paraId="72BB7384" w14:textId="77777777" w:rsidR="000623C5" w:rsidRDefault="000623C5" w:rsidP="000623C5">
      <w:pPr>
        <w:jc w:val="left"/>
      </w:pPr>
      <w:r>
        <w:rPr>
          <w:rStyle w:val="Marquedecommentaire"/>
        </w:rPr>
        <w:annotationRef/>
      </w:r>
      <w:r>
        <w:rPr>
          <w:color w:val="000000"/>
          <w:sz w:val="20"/>
          <w:szCs w:val="20"/>
        </w:rPr>
        <w:t>Par quel critère?</w:t>
      </w:r>
    </w:p>
  </w:comment>
  <w:comment w:id="57" w:author="Quyen THIEU" w:date="2023-11-28T15:25:00Z" w:initials="QT">
    <w:p w14:paraId="695AD88B" w14:textId="77777777" w:rsidR="003516A2" w:rsidRDefault="003516A2" w:rsidP="003516A2">
      <w:pPr>
        <w:jc w:val="left"/>
      </w:pPr>
      <w:r>
        <w:rPr>
          <w:rStyle w:val="Marquedecommentaire"/>
        </w:rPr>
        <w:annotationRef/>
      </w:r>
      <w:r>
        <w:rPr>
          <w:color w:val="000000"/>
          <w:sz w:val="20"/>
          <w:szCs w:val="20"/>
        </w:rPr>
        <w:t>On voit bien dans le graphique ci-dessous que le problème de déséquilibre n’est pas systématiquement présent dans toutes les villes. Je suis curieuse de voir comment les ensembles de train et de test sont déterminés pour chaque ville. J’ai déjà posé cette question plus haut</w:t>
      </w:r>
    </w:p>
  </w:comment>
  <w:comment w:id="64" w:author="Quyen THIEU" w:date="2023-11-28T15:28:00Z" w:initials="QT">
    <w:p w14:paraId="52AC8A11" w14:textId="77777777" w:rsidR="00C332C6" w:rsidRDefault="00C332C6" w:rsidP="00C332C6">
      <w:pPr>
        <w:jc w:val="left"/>
      </w:pPr>
      <w:r>
        <w:rPr>
          <w:rStyle w:val="Marquedecommentaire"/>
        </w:rPr>
        <w:annotationRef/>
      </w:r>
      <w:r>
        <w:rPr>
          <w:color w:val="000000"/>
          <w:sz w:val="20"/>
          <w:szCs w:val="20"/>
        </w:rPr>
        <w:t>Je ne me souviens pas qu’on a utilisé ce traitement dans le premier rapport</w:t>
      </w:r>
    </w:p>
  </w:comment>
  <w:comment w:id="66" w:author="Quyen THIEU" w:date="2023-11-28T15:30:00Z" w:initials="QT">
    <w:p w14:paraId="65DFB2B0" w14:textId="77777777" w:rsidR="00C332C6" w:rsidRDefault="00C332C6" w:rsidP="00C332C6">
      <w:pPr>
        <w:jc w:val="left"/>
      </w:pPr>
      <w:r>
        <w:rPr>
          <w:rStyle w:val="Marquedecommentaire"/>
        </w:rPr>
        <w:annotationRef/>
      </w:r>
      <w:r>
        <w:rPr>
          <w:color w:val="000000"/>
          <w:sz w:val="20"/>
          <w:szCs w:val="20"/>
        </w:rPr>
        <w:t>Quels sont ces hyperparamètres? Ils sont optimisés par quel objectif?</w:t>
      </w:r>
    </w:p>
  </w:comment>
  <w:comment w:id="81" w:author="Quyen THIEU" w:date="2023-11-28T15:38:00Z" w:initials="QT">
    <w:p w14:paraId="46B5E520" w14:textId="77777777" w:rsidR="00C87DD0" w:rsidRDefault="00C87DD0" w:rsidP="00C87DD0">
      <w:pPr>
        <w:jc w:val="left"/>
      </w:pPr>
      <w:r>
        <w:rPr>
          <w:rStyle w:val="Marquedecommentaire"/>
        </w:rPr>
        <w:annotationRef/>
      </w:r>
      <w:r>
        <w:rPr>
          <w:color w:val="000000"/>
          <w:sz w:val="20"/>
          <w:szCs w:val="20"/>
        </w:rPr>
        <w:t>Ce serait plus facile à interpréter les chiffres si on les met en %</w:t>
      </w:r>
    </w:p>
  </w:comment>
  <w:comment w:id="82" w:author="Quyen THIEU" w:date="2023-11-28T15:42:00Z" w:initials="QT">
    <w:p w14:paraId="2824F5DA" w14:textId="77777777" w:rsidR="00C87DD0" w:rsidRDefault="00C87DD0" w:rsidP="00C87DD0">
      <w:pPr>
        <w:jc w:val="left"/>
      </w:pPr>
      <w:r>
        <w:rPr>
          <w:rStyle w:val="Marquedecommentaire"/>
        </w:rPr>
        <w:annotationRef/>
      </w:r>
      <w:r>
        <w:rPr>
          <w:color w:val="000000"/>
          <w:sz w:val="20"/>
          <w:szCs w:val="20"/>
        </w:rPr>
        <w:t>@Sophie, peux tu augmenter la taille de police du titre et du légend de chaque graphique pour que ça soit plus lisible stp?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5B2BFA" w15:done="0"/>
  <w15:commentEx w15:paraId="12097862" w15:done="0"/>
  <w15:commentEx w15:paraId="05DEB3D7" w15:done="0"/>
  <w15:commentEx w15:paraId="3E895706" w15:done="0"/>
  <w15:commentEx w15:paraId="102EF981" w15:done="0"/>
  <w15:commentEx w15:paraId="47D46335" w15:done="0"/>
  <w15:commentEx w15:paraId="611CEA54" w15:done="0"/>
  <w15:commentEx w15:paraId="72BB7384" w15:done="0"/>
  <w15:commentEx w15:paraId="695AD88B" w15:done="0"/>
  <w15:commentEx w15:paraId="52AC8A11" w15:done="0"/>
  <w15:commentEx w15:paraId="65DFB2B0" w15:done="0"/>
  <w15:commentEx w15:paraId="46B5E520" w15:done="0"/>
  <w15:commentEx w15:paraId="2824F5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8126D41" w16cex:dateUtc="2023-11-28T12:34:00Z"/>
  <w16cex:commentExtensible w16cex:durableId="6A25C9C9" w16cex:dateUtc="2023-11-28T12:27:00Z"/>
  <w16cex:commentExtensible w16cex:durableId="5EA6AB5F" w16cex:dateUtc="2023-11-28T13:47:00Z"/>
  <w16cex:commentExtensible w16cex:durableId="59DDF3EB" w16cex:dateUtc="2023-11-28T12:35:00Z"/>
  <w16cex:commentExtensible w16cex:durableId="75860B04" w16cex:dateUtc="2023-11-28T13:15:00Z"/>
  <w16cex:commentExtensible w16cex:durableId="6376B84D" w16cex:dateUtc="2023-11-28T13:50:00Z"/>
  <w16cex:commentExtensible w16cex:durableId="017A16F3" w16cex:dateUtc="2023-11-28T14:14:00Z"/>
  <w16cex:commentExtensible w16cex:durableId="0318571B" w16cex:dateUtc="2023-11-28T14:15:00Z"/>
  <w16cex:commentExtensible w16cex:durableId="53844761" w16cex:dateUtc="2023-11-28T14:25:00Z"/>
  <w16cex:commentExtensible w16cex:durableId="6A2CF89B" w16cex:dateUtc="2023-11-28T14:28:00Z"/>
  <w16cex:commentExtensible w16cex:durableId="28252EAC" w16cex:dateUtc="2023-11-28T14:30:00Z"/>
  <w16cex:commentExtensible w16cex:durableId="664450EC" w16cex:dateUtc="2023-11-28T14:38:00Z"/>
  <w16cex:commentExtensible w16cex:durableId="21CA3EAD" w16cex:dateUtc="2023-11-28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5B2BFA" w16cid:durableId="08126D41"/>
  <w16cid:commentId w16cid:paraId="12097862" w16cid:durableId="6A25C9C9"/>
  <w16cid:commentId w16cid:paraId="05DEB3D7" w16cid:durableId="5EA6AB5F"/>
  <w16cid:commentId w16cid:paraId="3E895706" w16cid:durableId="59DDF3EB"/>
  <w16cid:commentId w16cid:paraId="102EF981" w16cid:durableId="75860B04"/>
  <w16cid:commentId w16cid:paraId="47D46335" w16cid:durableId="6376B84D"/>
  <w16cid:commentId w16cid:paraId="611CEA54" w16cid:durableId="017A16F3"/>
  <w16cid:commentId w16cid:paraId="72BB7384" w16cid:durableId="0318571B"/>
  <w16cid:commentId w16cid:paraId="695AD88B" w16cid:durableId="53844761"/>
  <w16cid:commentId w16cid:paraId="52AC8A11" w16cid:durableId="6A2CF89B"/>
  <w16cid:commentId w16cid:paraId="65DFB2B0" w16cid:durableId="28252EAC"/>
  <w16cid:commentId w16cid:paraId="46B5E520" w16cid:durableId="664450EC"/>
  <w16cid:commentId w16cid:paraId="2824F5DA" w16cid:durableId="21CA3E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91CB6" w14:textId="77777777" w:rsidR="00303ED3" w:rsidRDefault="00303ED3">
      <w:r>
        <w:separator/>
      </w:r>
    </w:p>
  </w:endnote>
  <w:endnote w:type="continuationSeparator" w:id="0">
    <w:p w14:paraId="3145C5AA" w14:textId="77777777" w:rsidR="00303ED3" w:rsidRDefault="00303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E47F" w14:textId="77777777" w:rsidR="005A5204" w:rsidRDefault="005A5204" w:rsidP="00502033">
    <w:pPr>
      <w:pStyle w:val="Pieddepage"/>
      <w:framePr w:wrap="around" w:vAnchor="text" w:hAnchor="margin" w:xAlign="inside" w:y="1"/>
      <w:rPr>
        <w:rStyle w:val="Numrodepage"/>
      </w:rPr>
    </w:pPr>
    <w:r>
      <w:rPr>
        <w:rStyle w:val="Numrodepage"/>
      </w:rPr>
      <w:fldChar w:fldCharType="begin"/>
    </w:r>
    <w:r>
      <w:rPr>
        <w:rStyle w:val="Numrodepage"/>
      </w:rPr>
      <w:instrText xml:space="preserve">PAGE  </w:instrText>
    </w:r>
    <w:r>
      <w:rPr>
        <w:rStyle w:val="Numrodepage"/>
      </w:rPr>
      <w:fldChar w:fldCharType="end"/>
    </w:r>
  </w:p>
  <w:p w14:paraId="3916A4E6" w14:textId="77777777" w:rsidR="005A5204" w:rsidRDefault="005A5204" w:rsidP="00502033">
    <w:pPr>
      <w:pStyle w:val="Pieddepage"/>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6489D" w14:textId="77777777" w:rsidR="00303ED3" w:rsidRDefault="00303ED3">
      <w:r>
        <w:separator/>
      </w:r>
    </w:p>
  </w:footnote>
  <w:footnote w:type="continuationSeparator" w:id="0">
    <w:p w14:paraId="31DA3F35" w14:textId="77777777" w:rsidR="00303ED3" w:rsidRDefault="00303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C4849" w14:textId="77777777" w:rsidR="005A5204" w:rsidRDefault="005A5204" w:rsidP="00FC5BEC">
    <w:pPr>
      <w:pStyle w:val="En-tt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30DDB0E" w14:textId="77777777" w:rsidR="005A5204" w:rsidRDefault="005A5204" w:rsidP="00FC5BEC">
    <w:pPr>
      <w:pStyle w:val="En-tt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1F1E" w14:textId="45D7FC64" w:rsidR="005A5204" w:rsidRDefault="005A5204" w:rsidP="00FC5BEC">
    <w:pPr>
      <w:pStyle w:val="En-tte"/>
      <w:framePr w:wrap="around" w:vAnchor="text" w:hAnchor="margin" w:xAlign="outside" w:y="1"/>
      <w:rPr>
        <w:rStyle w:val="Numrodepage"/>
      </w:rPr>
    </w:pPr>
  </w:p>
  <w:tbl>
    <w:tblPr>
      <w:tblpPr w:leftFromText="141" w:rightFromText="141" w:vertAnchor="text" w:horzAnchor="page" w:tblpX="768" w:tblpY="-9"/>
      <w:tblW w:w="10523" w:type="dxa"/>
      <w:tblLayout w:type="fixed"/>
      <w:tblCellMar>
        <w:left w:w="0" w:type="dxa"/>
        <w:right w:w="0" w:type="dxa"/>
      </w:tblCellMar>
      <w:tblLook w:val="0000" w:firstRow="0" w:lastRow="0" w:firstColumn="0" w:lastColumn="0" w:noHBand="0" w:noVBand="0"/>
    </w:tblPr>
    <w:tblGrid>
      <w:gridCol w:w="3012"/>
      <w:gridCol w:w="6846"/>
      <w:gridCol w:w="665"/>
    </w:tblGrid>
    <w:tr w:rsidR="005A5204" w14:paraId="60B10331" w14:textId="77777777" w:rsidTr="00FA57CC">
      <w:trPr>
        <w:trHeight w:val="145"/>
        <w:tblHeader/>
      </w:trPr>
      <w:tc>
        <w:tcPr>
          <w:tcW w:w="3012" w:type="dxa"/>
        </w:tcPr>
        <w:p w14:paraId="3AE96856" w14:textId="233D8DBA" w:rsidR="005A5204" w:rsidRPr="009764C2" w:rsidRDefault="005A5204" w:rsidP="000B0CB1">
          <w:pPr>
            <w:pStyle w:val="En-tte"/>
            <w:ind w:right="360"/>
            <w:rPr>
              <w:noProof/>
              <w:lang w:eastAsia="fr-FR"/>
            </w:rPr>
          </w:pPr>
        </w:p>
      </w:tc>
      <w:tc>
        <w:tcPr>
          <w:tcW w:w="6846" w:type="dxa"/>
          <w:vAlign w:val="center"/>
        </w:tcPr>
        <w:p w14:paraId="27548C0D" w14:textId="6BD0ED20" w:rsidR="005A5204" w:rsidRDefault="005A5204" w:rsidP="001558F2">
          <w:pPr>
            <w:pStyle w:val="En-tte"/>
            <w:tabs>
              <w:tab w:val="clear" w:pos="4703"/>
              <w:tab w:val="clear" w:pos="9406"/>
              <w:tab w:val="left" w:pos="1933"/>
            </w:tabs>
            <w:jc w:val="center"/>
            <w:rPr>
              <w:noProof/>
              <w:lang w:eastAsia="fr-FR"/>
            </w:rPr>
          </w:pPr>
        </w:p>
      </w:tc>
      <w:tc>
        <w:tcPr>
          <w:tcW w:w="665" w:type="dxa"/>
          <w:vAlign w:val="center"/>
        </w:tcPr>
        <w:p w14:paraId="718D9C45" w14:textId="0E4F17A0" w:rsidR="005A5204" w:rsidRPr="006C40B7" w:rsidRDefault="005A5204" w:rsidP="004D2673">
          <w:pPr>
            <w:pStyle w:val="En-tte"/>
            <w:rPr>
              <w:sz w:val="20"/>
              <w:szCs w:val="20"/>
            </w:rPr>
          </w:pPr>
          <w:r w:rsidRPr="006C40B7">
            <w:rPr>
              <w:rStyle w:val="Numrodepage"/>
              <w:sz w:val="20"/>
              <w:szCs w:val="20"/>
            </w:rPr>
            <w:fldChar w:fldCharType="begin"/>
          </w:r>
          <w:r w:rsidRPr="006C40B7">
            <w:rPr>
              <w:rStyle w:val="Numrodepage"/>
              <w:sz w:val="20"/>
              <w:szCs w:val="20"/>
            </w:rPr>
            <w:instrText xml:space="preserve"> PAGE </w:instrText>
          </w:r>
          <w:r w:rsidRPr="006C40B7">
            <w:rPr>
              <w:rStyle w:val="Numrodepage"/>
              <w:sz w:val="20"/>
              <w:szCs w:val="20"/>
            </w:rPr>
            <w:fldChar w:fldCharType="separate"/>
          </w:r>
          <w:r w:rsidR="003E2803">
            <w:rPr>
              <w:rStyle w:val="Numrodepage"/>
              <w:noProof/>
              <w:sz w:val="20"/>
              <w:szCs w:val="20"/>
            </w:rPr>
            <w:t>4</w:t>
          </w:r>
          <w:r w:rsidRPr="006C40B7">
            <w:rPr>
              <w:rStyle w:val="Numrodepage"/>
              <w:sz w:val="20"/>
              <w:szCs w:val="20"/>
            </w:rPr>
            <w:fldChar w:fldCharType="end"/>
          </w:r>
          <w:r w:rsidRPr="006C40B7">
            <w:rPr>
              <w:rStyle w:val="Numrodepage"/>
              <w:sz w:val="20"/>
              <w:szCs w:val="20"/>
            </w:rPr>
            <w:t>/</w:t>
          </w:r>
          <w:r w:rsidRPr="006C40B7">
            <w:rPr>
              <w:rStyle w:val="Numrodepage"/>
              <w:sz w:val="20"/>
              <w:szCs w:val="20"/>
            </w:rPr>
            <w:fldChar w:fldCharType="begin"/>
          </w:r>
          <w:r w:rsidRPr="006C40B7">
            <w:rPr>
              <w:rStyle w:val="Numrodepage"/>
              <w:sz w:val="20"/>
              <w:szCs w:val="20"/>
            </w:rPr>
            <w:instrText xml:space="preserve"> NUMPAGES </w:instrText>
          </w:r>
          <w:r w:rsidRPr="006C40B7">
            <w:rPr>
              <w:rStyle w:val="Numrodepage"/>
              <w:sz w:val="20"/>
              <w:szCs w:val="20"/>
            </w:rPr>
            <w:fldChar w:fldCharType="separate"/>
          </w:r>
          <w:r w:rsidR="003E2803">
            <w:rPr>
              <w:rStyle w:val="Numrodepage"/>
              <w:noProof/>
              <w:sz w:val="20"/>
              <w:szCs w:val="20"/>
            </w:rPr>
            <w:t>28</w:t>
          </w:r>
          <w:r w:rsidRPr="006C40B7">
            <w:rPr>
              <w:rStyle w:val="Numrodepage"/>
              <w:sz w:val="20"/>
              <w:szCs w:val="20"/>
            </w:rPr>
            <w:fldChar w:fldCharType="end"/>
          </w:r>
        </w:p>
      </w:tc>
    </w:tr>
  </w:tbl>
  <w:p w14:paraId="01D46006" w14:textId="77777777" w:rsidR="005A5204" w:rsidRDefault="005A5204" w:rsidP="001374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6288D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5EA0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F082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90AED2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09C62B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1D09D1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AD604F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7EEEB7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6DC2604"/>
    <w:lvl w:ilvl="0">
      <w:start w:val="1"/>
      <w:numFmt w:val="bullet"/>
      <w:pStyle w:val="Listepuces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2E40A82"/>
    <w:lvl w:ilvl="0">
      <w:start w:val="1"/>
      <w:numFmt w:val="decimal"/>
      <w:lvlText w:val="%1."/>
      <w:lvlJc w:val="left"/>
      <w:pPr>
        <w:ind w:left="720" w:hanging="360"/>
      </w:pPr>
      <w:rPr>
        <w:rFonts w:hint="default"/>
      </w:rPr>
    </w:lvl>
  </w:abstractNum>
  <w:abstractNum w:abstractNumId="10" w15:restartNumberingAfterBreak="0">
    <w:nsid w:val="FFFFFF89"/>
    <w:multiLevelType w:val="singleLevel"/>
    <w:tmpl w:val="A73C31B8"/>
    <w:lvl w:ilvl="0">
      <w:start w:val="1"/>
      <w:numFmt w:val="bullet"/>
      <w:pStyle w:val="Listepuces"/>
      <w:lvlText w:val=""/>
      <w:lvlJc w:val="left"/>
      <w:pPr>
        <w:tabs>
          <w:tab w:val="num" w:pos="360"/>
        </w:tabs>
        <w:ind w:left="360" w:hanging="360"/>
      </w:pPr>
      <w:rPr>
        <w:rFonts w:ascii="Symbol" w:hAnsi="Symbol" w:hint="default"/>
      </w:rPr>
    </w:lvl>
  </w:abstractNum>
  <w:abstractNum w:abstractNumId="11" w15:restartNumberingAfterBreak="0">
    <w:nsid w:val="00C667D0"/>
    <w:multiLevelType w:val="hybridMultilevel"/>
    <w:tmpl w:val="AF90D2C8"/>
    <w:lvl w:ilvl="0" w:tplc="D2E40A8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0EF46B45"/>
    <w:multiLevelType w:val="hybridMultilevel"/>
    <w:tmpl w:val="4502D606"/>
    <w:lvl w:ilvl="0" w:tplc="D33AF21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EB5534"/>
    <w:multiLevelType w:val="hybridMultilevel"/>
    <w:tmpl w:val="ED52FE2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15272192"/>
    <w:multiLevelType w:val="hybridMultilevel"/>
    <w:tmpl w:val="173261F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1905816"/>
    <w:multiLevelType w:val="hybridMultilevel"/>
    <w:tmpl w:val="F89E804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23650BDD"/>
    <w:multiLevelType w:val="hybridMultilevel"/>
    <w:tmpl w:val="50D8D48C"/>
    <w:lvl w:ilvl="0" w:tplc="7DB0599C">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895F6C"/>
    <w:multiLevelType w:val="multilevel"/>
    <w:tmpl w:val="D6CE239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2324C06"/>
    <w:multiLevelType w:val="hybridMultilevel"/>
    <w:tmpl w:val="BB2C2E18"/>
    <w:lvl w:ilvl="0" w:tplc="902ED256">
      <w:start w:val="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91E5208"/>
    <w:multiLevelType w:val="hybridMultilevel"/>
    <w:tmpl w:val="B4D4E14A"/>
    <w:lvl w:ilvl="0" w:tplc="F822B73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62115C"/>
    <w:multiLevelType w:val="hybridMultilevel"/>
    <w:tmpl w:val="D0D86D70"/>
    <w:lvl w:ilvl="0" w:tplc="69DC8E0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D374A47"/>
    <w:multiLevelType w:val="hybridMultilevel"/>
    <w:tmpl w:val="9CA879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65A12A18"/>
    <w:multiLevelType w:val="hybridMultilevel"/>
    <w:tmpl w:val="3FE47C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6B503150"/>
    <w:multiLevelType w:val="hybridMultilevel"/>
    <w:tmpl w:val="03C872E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0D43CB9"/>
    <w:multiLevelType w:val="hybridMultilevel"/>
    <w:tmpl w:val="0A56FB8C"/>
    <w:lvl w:ilvl="0" w:tplc="601A3ACC">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C8457A"/>
    <w:multiLevelType w:val="hybridMultilevel"/>
    <w:tmpl w:val="9E9EA6E4"/>
    <w:lvl w:ilvl="0" w:tplc="D2E40A82">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01">
      <w:start w:val="1"/>
      <w:numFmt w:val="bullet"/>
      <w:lvlText w:val=""/>
      <w:lvlJc w:val="left"/>
      <w:pPr>
        <w:ind w:left="1800" w:hanging="180"/>
      </w:pPr>
      <w:rPr>
        <w:rFonts w:ascii="Symbol" w:hAnsi="Symbol" w:hint="default"/>
      </w:r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16cid:durableId="1266352457">
    <w:abstractNumId w:val="25"/>
  </w:num>
  <w:num w:numId="2" w16cid:durableId="1914318613">
    <w:abstractNumId w:val="9"/>
  </w:num>
  <w:num w:numId="3" w16cid:durableId="1868058035">
    <w:abstractNumId w:val="4"/>
  </w:num>
  <w:num w:numId="4" w16cid:durableId="1470171273">
    <w:abstractNumId w:val="3"/>
  </w:num>
  <w:num w:numId="5" w16cid:durableId="186916861">
    <w:abstractNumId w:val="2"/>
  </w:num>
  <w:num w:numId="6" w16cid:durableId="1090077118">
    <w:abstractNumId w:val="1"/>
  </w:num>
  <w:num w:numId="7" w16cid:durableId="1035353133">
    <w:abstractNumId w:val="10"/>
  </w:num>
  <w:num w:numId="8" w16cid:durableId="1848207952">
    <w:abstractNumId w:val="8"/>
  </w:num>
  <w:num w:numId="9" w16cid:durableId="1196886129">
    <w:abstractNumId w:val="7"/>
  </w:num>
  <w:num w:numId="10" w16cid:durableId="688678560">
    <w:abstractNumId w:val="6"/>
  </w:num>
  <w:num w:numId="11" w16cid:durableId="61875025">
    <w:abstractNumId w:val="5"/>
  </w:num>
  <w:num w:numId="12" w16cid:durableId="1851329143">
    <w:abstractNumId w:val="11"/>
  </w:num>
  <w:num w:numId="13" w16cid:durableId="8335072">
    <w:abstractNumId w:val="21"/>
  </w:num>
  <w:num w:numId="14" w16cid:durableId="147089711">
    <w:abstractNumId w:val="14"/>
  </w:num>
  <w:num w:numId="15" w16cid:durableId="1654529168">
    <w:abstractNumId w:val="15"/>
  </w:num>
  <w:num w:numId="16" w16cid:durableId="1051463034">
    <w:abstractNumId w:val="23"/>
  </w:num>
  <w:num w:numId="17" w16cid:durableId="285699517">
    <w:abstractNumId w:val="13"/>
  </w:num>
  <w:num w:numId="18" w16cid:durableId="1483542163">
    <w:abstractNumId w:val="22"/>
  </w:num>
  <w:num w:numId="19" w16cid:durableId="896278134">
    <w:abstractNumId w:val="17"/>
  </w:num>
  <w:num w:numId="20" w16cid:durableId="121003360">
    <w:abstractNumId w:val="0"/>
  </w:num>
  <w:num w:numId="21" w16cid:durableId="363404005">
    <w:abstractNumId w:val="16"/>
  </w:num>
  <w:num w:numId="22" w16cid:durableId="460461570">
    <w:abstractNumId w:val="24"/>
  </w:num>
  <w:num w:numId="23" w16cid:durableId="1950621975">
    <w:abstractNumId w:val="18"/>
  </w:num>
  <w:num w:numId="24" w16cid:durableId="1232931018">
    <w:abstractNumId w:val="12"/>
  </w:num>
  <w:num w:numId="25" w16cid:durableId="960959122">
    <w:abstractNumId w:val="20"/>
  </w:num>
  <w:num w:numId="26" w16cid:durableId="100921744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yen THIEU">
    <w15:presenceInfo w15:providerId="AD" w15:userId="S::qthieu@riskdesign.fr::b076cd4a-8788-4a86-9b42-0a408899e3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14F"/>
    <w:rsid w:val="00003430"/>
    <w:rsid w:val="00012241"/>
    <w:rsid w:val="00012286"/>
    <w:rsid w:val="00012E11"/>
    <w:rsid w:val="00012F97"/>
    <w:rsid w:val="000133F4"/>
    <w:rsid w:val="00023969"/>
    <w:rsid w:val="00032452"/>
    <w:rsid w:val="000413AE"/>
    <w:rsid w:val="00046B8C"/>
    <w:rsid w:val="0004794E"/>
    <w:rsid w:val="00054A94"/>
    <w:rsid w:val="0005701B"/>
    <w:rsid w:val="0006198E"/>
    <w:rsid w:val="000623C5"/>
    <w:rsid w:val="0006678F"/>
    <w:rsid w:val="0007060A"/>
    <w:rsid w:val="000749CD"/>
    <w:rsid w:val="000766BA"/>
    <w:rsid w:val="0008067C"/>
    <w:rsid w:val="00084727"/>
    <w:rsid w:val="00087E89"/>
    <w:rsid w:val="000973D7"/>
    <w:rsid w:val="000A3F9E"/>
    <w:rsid w:val="000B0CB1"/>
    <w:rsid w:val="000B4CC0"/>
    <w:rsid w:val="000C18C1"/>
    <w:rsid w:val="000C6450"/>
    <w:rsid w:val="000C7737"/>
    <w:rsid w:val="000D3EF7"/>
    <w:rsid w:val="000D7F0E"/>
    <w:rsid w:val="000E2551"/>
    <w:rsid w:val="000E4A72"/>
    <w:rsid w:val="000E4CB3"/>
    <w:rsid w:val="000F44FC"/>
    <w:rsid w:val="0010258E"/>
    <w:rsid w:val="00114645"/>
    <w:rsid w:val="00114B7C"/>
    <w:rsid w:val="00122B3D"/>
    <w:rsid w:val="00122E90"/>
    <w:rsid w:val="0012385A"/>
    <w:rsid w:val="00124A32"/>
    <w:rsid w:val="00133788"/>
    <w:rsid w:val="00134C93"/>
    <w:rsid w:val="00136103"/>
    <w:rsid w:val="00136F0D"/>
    <w:rsid w:val="0013741F"/>
    <w:rsid w:val="0014243E"/>
    <w:rsid w:val="001512BD"/>
    <w:rsid w:val="00152FB4"/>
    <w:rsid w:val="001558F2"/>
    <w:rsid w:val="001636E4"/>
    <w:rsid w:val="00163D93"/>
    <w:rsid w:val="00165CD2"/>
    <w:rsid w:val="001701C6"/>
    <w:rsid w:val="001730C2"/>
    <w:rsid w:val="00180F04"/>
    <w:rsid w:val="0018632D"/>
    <w:rsid w:val="00187427"/>
    <w:rsid w:val="001924B9"/>
    <w:rsid w:val="00193CB7"/>
    <w:rsid w:val="001A23B4"/>
    <w:rsid w:val="001A2DC1"/>
    <w:rsid w:val="001A761B"/>
    <w:rsid w:val="001B0AEC"/>
    <w:rsid w:val="001B0EF4"/>
    <w:rsid w:val="001B3640"/>
    <w:rsid w:val="001C0464"/>
    <w:rsid w:val="001C1307"/>
    <w:rsid w:val="001C1B1C"/>
    <w:rsid w:val="001C75D0"/>
    <w:rsid w:val="001D10E9"/>
    <w:rsid w:val="001D3685"/>
    <w:rsid w:val="001D527E"/>
    <w:rsid w:val="001D7A33"/>
    <w:rsid w:val="001E1701"/>
    <w:rsid w:val="001E3254"/>
    <w:rsid w:val="001E7D3C"/>
    <w:rsid w:val="001F06CB"/>
    <w:rsid w:val="001F5C23"/>
    <w:rsid w:val="001F6C18"/>
    <w:rsid w:val="001F6D37"/>
    <w:rsid w:val="00210A01"/>
    <w:rsid w:val="00213F6E"/>
    <w:rsid w:val="00220992"/>
    <w:rsid w:val="0022437F"/>
    <w:rsid w:val="00224A0E"/>
    <w:rsid w:val="00225875"/>
    <w:rsid w:val="00226B48"/>
    <w:rsid w:val="00227747"/>
    <w:rsid w:val="002279AF"/>
    <w:rsid w:val="00230714"/>
    <w:rsid w:val="002339EC"/>
    <w:rsid w:val="0024109F"/>
    <w:rsid w:val="00242E83"/>
    <w:rsid w:val="00252143"/>
    <w:rsid w:val="002558D9"/>
    <w:rsid w:val="002602FD"/>
    <w:rsid w:val="00260FE8"/>
    <w:rsid w:val="00262C0D"/>
    <w:rsid w:val="002643EE"/>
    <w:rsid w:val="00266EC3"/>
    <w:rsid w:val="00283528"/>
    <w:rsid w:val="0028353F"/>
    <w:rsid w:val="00296DEB"/>
    <w:rsid w:val="002A1892"/>
    <w:rsid w:val="002A52B1"/>
    <w:rsid w:val="002B4011"/>
    <w:rsid w:val="002B6763"/>
    <w:rsid w:val="002D0D70"/>
    <w:rsid w:val="002D3AB3"/>
    <w:rsid w:val="002E30B2"/>
    <w:rsid w:val="002E36CA"/>
    <w:rsid w:val="002F566C"/>
    <w:rsid w:val="00303ED3"/>
    <w:rsid w:val="003167C7"/>
    <w:rsid w:val="00321EA5"/>
    <w:rsid w:val="00325522"/>
    <w:rsid w:val="0032562C"/>
    <w:rsid w:val="00327EAB"/>
    <w:rsid w:val="00332B4D"/>
    <w:rsid w:val="003516A2"/>
    <w:rsid w:val="00357629"/>
    <w:rsid w:val="00365999"/>
    <w:rsid w:val="00370006"/>
    <w:rsid w:val="00382E5C"/>
    <w:rsid w:val="00383739"/>
    <w:rsid w:val="003A221F"/>
    <w:rsid w:val="003A5F17"/>
    <w:rsid w:val="003A7DC1"/>
    <w:rsid w:val="003A7F72"/>
    <w:rsid w:val="003B41F6"/>
    <w:rsid w:val="003C00FA"/>
    <w:rsid w:val="003C01CF"/>
    <w:rsid w:val="003C6CCA"/>
    <w:rsid w:val="003C710C"/>
    <w:rsid w:val="003C785F"/>
    <w:rsid w:val="003D198E"/>
    <w:rsid w:val="003D1F55"/>
    <w:rsid w:val="003D3D55"/>
    <w:rsid w:val="003D6BB5"/>
    <w:rsid w:val="003E2803"/>
    <w:rsid w:val="003F1AFF"/>
    <w:rsid w:val="003F21EF"/>
    <w:rsid w:val="00402AD1"/>
    <w:rsid w:val="0040583F"/>
    <w:rsid w:val="00406926"/>
    <w:rsid w:val="00416420"/>
    <w:rsid w:val="0041666E"/>
    <w:rsid w:val="00421358"/>
    <w:rsid w:val="0042742F"/>
    <w:rsid w:val="00432814"/>
    <w:rsid w:val="00433216"/>
    <w:rsid w:val="004412C2"/>
    <w:rsid w:val="00446059"/>
    <w:rsid w:val="00452C7F"/>
    <w:rsid w:val="00455FDA"/>
    <w:rsid w:val="00464B06"/>
    <w:rsid w:val="004717B1"/>
    <w:rsid w:val="00472379"/>
    <w:rsid w:val="00474C90"/>
    <w:rsid w:val="0048466A"/>
    <w:rsid w:val="004847E3"/>
    <w:rsid w:val="00493C9E"/>
    <w:rsid w:val="004B1446"/>
    <w:rsid w:val="004C0B28"/>
    <w:rsid w:val="004C58B1"/>
    <w:rsid w:val="004D0FED"/>
    <w:rsid w:val="004D2148"/>
    <w:rsid w:val="004D2673"/>
    <w:rsid w:val="004D7B37"/>
    <w:rsid w:val="004E2717"/>
    <w:rsid w:val="00502033"/>
    <w:rsid w:val="005029AE"/>
    <w:rsid w:val="0051115D"/>
    <w:rsid w:val="00531BB2"/>
    <w:rsid w:val="00534AD8"/>
    <w:rsid w:val="00534D51"/>
    <w:rsid w:val="0053753C"/>
    <w:rsid w:val="005444A1"/>
    <w:rsid w:val="00550AB5"/>
    <w:rsid w:val="00552DA2"/>
    <w:rsid w:val="00553D3B"/>
    <w:rsid w:val="0055533A"/>
    <w:rsid w:val="00566BAD"/>
    <w:rsid w:val="00567BB4"/>
    <w:rsid w:val="00570CB9"/>
    <w:rsid w:val="0057335E"/>
    <w:rsid w:val="00573A75"/>
    <w:rsid w:val="005805EF"/>
    <w:rsid w:val="00585051"/>
    <w:rsid w:val="0059220D"/>
    <w:rsid w:val="00596DB8"/>
    <w:rsid w:val="00596E50"/>
    <w:rsid w:val="00597A73"/>
    <w:rsid w:val="005A46C1"/>
    <w:rsid w:val="005A5204"/>
    <w:rsid w:val="005A6711"/>
    <w:rsid w:val="005B1B1F"/>
    <w:rsid w:val="005B5C6A"/>
    <w:rsid w:val="005B71FB"/>
    <w:rsid w:val="005D1625"/>
    <w:rsid w:val="005D1857"/>
    <w:rsid w:val="005E62C2"/>
    <w:rsid w:val="005E7FD6"/>
    <w:rsid w:val="00612664"/>
    <w:rsid w:val="00613E4A"/>
    <w:rsid w:val="006176B2"/>
    <w:rsid w:val="00622FAA"/>
    <w:rsid w:val="00623A4E"/>
    <w:rsid w:val="00624516"/>
    <w:rsid w:val="00634FD2"/>
    <w:rsid w:val="00635B50"/>
    <w:rsid w:val="00650CFB"/>
    <w:rsid w:val="006522F0"/>
    <w:rsid w:val="00661B03"/>
    <w:rsid w:val="0066730C"/>
    <w:rsid w:val="00676E01"/>
    <w:rsid w:val="00681B7F"/>
    <w:rsid w:val="00683C57"/>
    <w:rsid w:val="006860F7"/>
    <w:rsid w:val="00686D38"/>
    <w:rsid w:val="00693DE4"/>
    <w:rsid w:val="00696583"/>
    <w:rsid w:val="006A254F"/>
    <w:rsid w:val="006A2B9A"/>
    <w:rsid w:val="006A51B0"/>
    <w:rsid w:val="006B014F"/>
    <w:rsid w:val="006B06B8"/>
    <w:rsid w:val="006B086A"/>
    <w:rsid w:val="006B434B"/>
    <w:rsid w:val="006C40B7"/>
    <w:rsid w:val="006C6CE1"/>
    <w:rsid w:val="006C7F16"/>
    <w:rsid w:val="006D4F0D"/>
    <w:rsid w:val="006E0390"/>
    <w:rsid w:val="006F3D11"/>
    <w:rsid w:val="006F5425"/>
    <w:rsid w:val="00700ED3"/>
    <w:rsid w:val="007028DF"/>
    <w:rsid w:val="007120A6"/>
    <w:rsid w:val="00713DE2"/>
    <w:rsid w:val="00716031"/>
    <w:rsid w:val="00717E0E"/>
    <w:rsid w:val="007241DE"/>
    <w:rsid w:val="0072592D"/>
    <w:rsid w:val="00734F1A"/>
    <w:rsid w:val="0074479E"/>
    <w:rsid w:val="007453B1"/>
    <w:rsid w:val="00754C0C"/>
    <w:rsid w:val="00756CC8"/>
    <w:rsid w:val="007602C7"/>
    <w:rsid w:val="007611FB"/>
    <w:rsid w:val="00765AE3"/>
    <w:rsid w:val="00765CE1"/>
    <w:rsid w:val="00783892"/>
    <w:rsid w:val="00787082"/>
    <w:rsid w:val="0079273D"/>
    <w:rsid w:val="0079672C"/>
    <w:rsid w:val="007A2F97"/>
    <w:rsid w:val="007B3405"/>
    <w:rsid w:val="007B7662"/>
    <w:rsid w:val="007C1407"/>
    <w:rsid w:val="007C2716"/>
    <w:rsid w:val="007C4EBF"/>
    <w:rsid w:val="007C7ECD"/>
    <w:rsid w:val="007D214F"/>
    <w:rsid w:val="007D430D"/>
    <w:rsid w:val="007E1053"/>
    <w:rsid w:val="007E4475"/>
    <w:rsid w:val="007F06CF"/>
    <w:rsid w:val="007F2370"/>
    <w:rsid w:val="007F31D1"/>
    <w:rsid w:val="007F3352"/>
    <w:rsid w:val="007F5A5F"/>
    <w:rsid w:val="00801FB7"/>
    <w:rsid w:val="008048EB"/>
    <w:rsid w:val="00816DFC"/>
    <w:rsid w:val="0082016C"/>
    <w:rsid w:val="008231E6"/>
    <w:rsid w:val="00823282"/>
    <w:rsid w:val="00831436"/>
    <w:rsid w:val="00833675"/>
    <w:rsid w:val="00842495"/>
    <w:rsid w:val="00843057"/>
    <w:rsid w:val="00843488"/>
    <w:rsid w:val="00853466"/>
    <w:rsid w:val="00853BD2"/>
    <w:rsid w:val="00860970"/>
    <w:rsid w:val="00861797"/>
    <w:rsid w:val="00870C47"/>
    <w:rsid w:val="0087131C"/>
    <w:rsid w:val="008761B9"/>
    <w:rsid w:val="00877BFF"/>
    <w:rsid w:val="008B029B"/>
    <w:rsid w:val="008B0AFB"/>
    <w:rsid w:val="008B1176"/>
    <w:rsid w:val="008C05B2"/>
    <w:rsid w:val="008C1A23"/>
    <w:rsid w:val="008C4F2F"/>
    <w:rsid w:val="008C5BDE"/>
    <w:rsid w:val="008D1E6C"/>
    <w:rsid w:val="008D2335"/>
    <w:rsid w:val="008D6B6A"/>
    <w:rsid w:val="008E6C03"/>
    <w:rsid w:val="008F46C5"/>
    <w:rsid w:val="009052A9"/>
    <w:rsid w:val="00916289"/>
    <w:rsid w:val="00916C03"/>
    <w:rsid w:val="00917E45"/>
    <w:rsid w:val="009201A2"/>
    <w:rsid w:val="009226F6"/>
    <w:rsid w:val="009228B5"/>
    <w:rsid w:val="00927899"/>
    <w:rsid w:val="00930BD0"/>
    <w:rsid w:val="009470D9"/>
    <w:rsid w:val="00951488"/>
    <w:rsid w:val="009626F6"/>
    <w:rsid w:val="00962899"/>
    <w:rsid w:val="00967ED6"/>
    <w:rsid w:val="00970597"/>
    <w:rsid w:val="009762E1"/>
    <w:rsid w:val="009764C2"/>
    <w:rsid w:val="00981349"/>
    <w:rsid w:val="00983FB7"/>
    <w:rsid w:val="00984F2A"/>
    <w:rsid w:val="00991680"/>
    <w:rsid w:val="009928CB"/>
    <w:rsid w:val="009A297B"/>
    <w:rsid w:val="009A3D7D"/>
    <w:rsid w:val="009A40D1"/>
    <w:rsid w:val="009B4D1B"/>
    <w:rsid w:val="009B6690"/>
    <w:rsid w:val="009B7D00"/>
    <w:rsid w:val="009C33C2"/>
    <w:rsid w:val="009D076A"/>
    <w:rsid w:val="009D0923"/>
    <w:rsid w:val="009D29F4"/>
    <w:rsid w:val="009D2B21"/>
    <w:rsid w:val="009D3434"/>
    <w:rsid w:val="009D3551"/>
    <w:rsid w:val="009E42C4"/>
    <w:rsid w:val="009F210B"/>
    <w:rsid w:val="009F23CB"/>
    <w:rsid w:val="009F2DC5"/>
    <w:rsid w:val="009F304A"/>
    <w:rsid w:val="009F69C8"/>
    <w:rsid w:val="009F7073"/>
    <w:rsid w:val="00A12374"/>
    <w:rsid w:val="00A13C38"/>
    <w:rsid w:val="00A13E63"/>
    <w:rsid w:val="00A16D71"/>
    <w:rsid w:val="00A16F93"/>
    <w:rsid w:val="00A22471"/>
    <w:rsid w:val="00A227CE"/>
    <w:rsid w:val="00A31AF0"/>
    <w:rsid w:val="00A354F9"/>
    <w:rsid w:val="00A4089D"/>
    <w:rsid w:val="00A44A25"/>
    <w:rsid w:val="00A44F6F"/>
    <w:rsid w:val="00A51E08"/>
    <w:rsid w:val="00A52773"/>
    <w:rsid w:val="00A567BD"/>
    <w:rsid w:val="00A61B48"/>
    <w:rsid w:val="00A672EB"/>
    <w:rsid w:val="00A82188"/>
    <w:rsid w:val="00A90570"/>
    <w:rsid w:val="00A91B43"/>
    <w:rsid w:val="00A91BFF"/>
    <w:rsid w:val="00A93E16"/>
    <w:rsid w:val="00A9622F"/>
    <w:rsid w:val="00AA07EA"/>
    <w:rsid w:val="00AA0D2C"/>
    <w:rsid w:val="00AA1EE9"/>
    <w:rsid w:val="00AB4E96"/>
    <w:rsid w:val="00AC1A33"/>
    <w:rsid w:val="00AD2237"/>
    <w:rsid w:val="00AD2EBE"/>
    <w:rsid w:val="00AD6958"/>
    <w:rsid w:val="00AE0C28"/>
    <w:rsid w:val="00AF2D53"/>
    <w:rsid w:val="00B04FD1"/>
    <w:rsid w:val="00B0627A"/>
    <w:rsid w:val="00B06905"/>
    <w:rsid w:val="00B07ADF"/>
    <w:rsid w:val="00B10F8E"/>
    <w:rsid w:val="00B13F13"/>
    <w:rsid w:val="00B13FEC"/>
    <w:rsid w:val="00B20A50"/>
    <w:rsid w:val="00B2542E"/>
    <w:rsid w:val="00B34FC6"/>
    <w:rsid w:val="00B53B67"/>
    <w:rsid w:val="00B56B68"/>
    <w:rsid w:val="00B56C41"/>
    <w:rsid w:val="00B63582"/>
    <w:rsid w:val="00B72DEB"/>
    <w:rsid w:val="00B75F97"/>
    <w:rsid w:val="00B76C1E"/>
    <w:rsid w:val="00B805ED"/>
    <w:rsid w:val="00B81CC0"/>
    <w:rsid w:val="00B874AC"/>
    <w:rsid w:val="00BB2971"/>
    <w:rsid w:val="00BB5CEC"/>
    <w:rsid w:val="00BB6112"/>
    <w:rsid w:val="00BB75C3"/>
    <w:rsid w:val="00BC5A15"/>
    <w:rsid w:val="00BC6892"/>
    <w:rsid w:val="00BC72E6"/>
    <w:rsid w:val="00BE0EA3"/>
    <w:rsid w:val="00BE540A"/>
    <w:rsid w:val="00BE6127"/>
    <w:rsid w:val="00BF2356"/>
    <w:rsid w:val="00C013A3"/>
    <w:rsid w:val="00C04285"/>
    <w:rsid w:val="00C060CF"/>
    <w:rsid w:val="00C061FE"/>
    <w:rsid w:val="00C066FD"/>
    <w:rsid w:val="00C06F85"/>
    <w:rsid w:val="00C13582"/>
    <w:rsid w:val="00C17643"/>
    <w:rsid w:val="00C17B73"/>
    <w:rsid w:val="00C20CE7"/>
    <w:rsid w:val="00C217A8"/>
    <w:rsid w:val="00C228D2"/>
    <w:rsid w:val="00C31409"/>
    <w:rsid w:val="00C332C6"/>
    <w:rsid w:val="00C464E8"/>
    <w:rsid w:val="00C4767C"/>
    <w:rsid w:val="00C5213A"/>
    <w:rsid w:val="00C53F19"/>
    <w:rsid w:val="00C55648"/>
    <w:rsid w:val="00C82D89"/>
    <w:rsid w:val="00C84461"/>
    <w:rsid w:val="00C87DD0"/>
    <w:rsid w:val="00C90EFE"/>
    <w:rsid w:val="00C967B4"/>
    <w:rsid w:val="00CB012D"/>
    <w:rsid w:val="00CB6026"/>
    <w:rsid w:val="00CB642E"/>
    <w:rsid w:val="00CC4816"/>
    <w:rsid w:val="00CE633E"/>
    <w:rsid w:val="00CE7B10"/>
    <w:rsid w:val="00CF5389"/>
    <w:rsid w:val="00CF76B4"/>
    <w:rsid w:val="00D04001"/>
    <w:rsid w:val="00D0440E"/>
    <w:rsid w:val="00D14430"/>
    <w:rsid w:val="00D2496C"/>
    <w:rsid w:val="00D26CFF"/>
    <w:rsid w:val="00D34ECC"/>
    <w:rsid w:val="00D4259A"/>
    <w:rsid w:val="00D4525F"/>
    <w:rsid w:val="00D50669"/>
    <w:rsid w:val="00D54D51"/>
    <w:rsid w:val="00D607A1"/>
    <w:rsid w:val="00D6375F"/>
    <w:rsid w:val="00D65A5F"/>
    <w:rsid w:val="00D7223F"/>
    <w:rsid w:val="00D8463C"/>
    <w:rsid w:val="00D9148A"/>
    <w:rsid w:val="00D92B2A"/>
    <w:rsid w:val="00D92F23"/>
    <w:rsid w:val="00D93C63"/>
    <w:rsid w:val="00D9794C"/>
    <w:rsid w:val="00DA0D5D"/>
    <w:rsid w:val="00DA1BE3"/>
    <w:rsid w:val="00DA22FC"/>
    <w:rsid w:val="00DA3E3C"/>
    <w:rsid w:val="00DB5005"/>
    <w:rsid w:val="00DC084B"/>
    <w:rsid w:val="00DC46A0"/>
    <w:rsid w:val="00DD1DC6"/>
    <w:rsid w:val="00DD2E1D"/>
    <w:rsid w:val="00DD3B80"/>
    <w:rsid w:val="00DD6B5E"/>
    <w:rsid w:val="00DE03FE"/>
    <w:rsid w:val="00DF2018"/>
    <w:rsid w:val="00DF54E9"/>
    <w:rsid w:val="00E03825"/>
    <w:rsid w:val="00E30834"/>
    <w:rsid w:val="00E333C9"/>
    <w:rsid w:val="00E33F28"/>
    <w:rsid w:val="00E34654"/>
    <w:rsid w:val="00E37855"/>
    <w:rsid w:val="00E44BEB"/>
    <w:rsid w:val="00E52D09"/>
    <w:rsid w:val="00E53116"/>
    <w:rsid w:val="00E54E7B"/>
    <w:rsid w:val="00E55BD6"/>
    <w:rsid w:val="00E567CA"/>
    <w:rsid w:val="00E61F05"/>
    <w:rsid w:val="00E700A1"/>
    <w:rsid w:val="00E704B9"/>
    <w:rsid w:val="00E72153"/>
    <w:rsid w:val="00E7241E"/>
    <w:rsid w:val="00E77D3C"/>
    <w:rsid w:val="00E831C7"/>
    <w:rsid w:val="00E8472B"/>
    <w:rsid w:val="00E84E91"/>
    <w:rsid w:val="00E86350"/>
    <w:rsid w:val="00E90323"/>
    <w:rsid w:val="00E92B6A"/>
    <w:rsid w:val="00E9563D"/>
    <w:rsid w:val="00EA2AD1"/>
    <w:rsid w:val="00EA78A9"/>
    <w:rsid w:val="00EB1F90"/>
    <w:rsid w:val="00EB7AC6"/>
    <w:rsid w:val="00EC0EA1"/>
    <w:rsid w:val="00ED00AB"/>
    <w:rsid w:val="00EF3EC2"/>
    <w:rsid w:val="00EF44C2"/>
    <w:rsid w:val="00EF47C2"/>
    <w:rsid w:val="00F10F19"/>
    <w:rsid w:val="00F1108C"/>
    <w:rsid w:val="00F15EAB"/>
    <w:rsid w:val="00F2189E"/>
    <w:rsid w:val="00F264A4"/>
    <w:rsid w:val="00F268F5"/>
    <w:rsid w:val="00F270A8"/>
    <w:rsid w:val="00F339FA"/>
    <w:rsid w:val="00F33FEA"/>
    <w:rsid w:val="00F40C6D"/>
    <w:rsid w:val="00F41915"/>
    <w:rsid w:val="00F473C5"/>
    <w:rsid w:val="00F510D3"/>
    <w:rsid w:val="00F52D9B"/>
    <w:rsid w:val="00F54830"/>
    <w:rsid w:val="00F55A2F"/>
    <w:rsid w:val="00F64F0B"/>
    <w:rsid w:val="00F74607"/>
    <w:rsid w:val="00F809D8"/>
    <w:rsid w:val="00F8258D"/>
    <w:rsid w:val="00F85192"/>
    <w:rsid w:val="00F85C93"/>
    <w:rsid w:val="00F87CAC"/>
    <w:rsid w:val="00F91415"/>
    <w:rsid w:val="00F93122"/>
    <w:rsid w:val="00F9358C"/>
    <w:rsid w:val="00F96DD6"/>
    <w:rsid w:val="00F9764D"/>
    <w:rsid w:val="00FA094F"/>
    <w:rsid w:val="00FA16C5"/>
    <w:rsid w:val="00FA275D"/>
    <w:rsid w:val="00FA57CC"/>
    <w:rsid w:val="00FA7044"/>
    <w:rsid w:val="00FB1347"/>
    <w:rsid w:val="00FC1C55"/>
    <w:rsid w:val="00FC5A2A"/>
    <w:rsid w:val="00FC5BEC"/>
    <w:rsid w:val="00FC6FA0"/>
    <w:rsid w:val="00FE20B8"/>
    <w:rsid w:val="00FE2401"/>
    <w:rsid w:val="00FE48C6"/>
    <w:rsid w:val="00FE7C29"/>
    <w:rsid w:val="00FE7E2C"/>
    <w:rsid w:val="00FF091C"/>
    <w:rsid w:val="00FF0FCA"/>
    <w:rsid w:val="00FF122C"/>
    <w:rsid w:val="00FF5DE4"/>
    <w:rsid w:val="00FF7314"/>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520C4"/>
  <w15:docId w15:val="{4F2A0B90-694E-4726-9CC6-B75EFCB7F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80"/>
      </w:pPr>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2899"/>
    <w:pPr>
      <w:spacing w:after="120"/>
      <w:jc w:val="both"/>
    </w:pPr>
    <w:rPr>
      <w:rFonts w:ascii="Times New Roman" w:hAnsi="Times New Roman"/>
    </w:rPr>
  </w:style>
  <w:style w:type="paragraph" w:styleId="Titre1">
    <w:name w:val="heading 1"/>
    <w:basedOn w:val="Listenumros"/>
    <w:next w:val="Normal"/>
    <w:link w:val="Titre1Car"/>
    <w:qFormat/>
    <w:rsid w:val="00552DA2"/>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qFormat/>
    <w:rsid w:val="00552DA2"/>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552DA2"/>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qFormat/>
    <w:rsid w:val="006860F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rsid w:val="006860F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rsid w:val="006860F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rsid w:val="006860F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rsid w:val="006860F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rsid w:val="006860F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214F"/>
    <w:pPr>
      <w:tabs>
        <w:tab w:val="center" w:pos="4703"/>
        <w:tab w:val="right" w:pos="9406"/>
      </w:tabs>
    </w:pPr>
  </w:style>
  <w:style w:type="character" w:customStyle="1" w:styleId="En-tteCar">
    <w:name w:val="En-tête Car"/>
    <w:basedOn w:val="Policepardfaut"/>
    <w:link w:val="En-tte"/>
    <w:uiPriority w:val="99"/>
    <w:rsid w:val="007D214F"/>
  </w:style>
  <w:style w:type="paragraph" w:styleId="Pieddepage">
    <w:name w:val="footer"/>
    <w:basedOn w:val="Normal"/>
    <w:link w:val="PieddepageCar"/>
    <w:uiPriority w:val="99"/>
    <w:unhideWhenUsed/>
    <w:rsid w:val="007D214F"/>
    <w:pPr>
      <w:tabs>
        <w:tab w:val="center" w:pos="4703"/>
        <w:tab w:val="right" w:pos="9406"/>
      </w:tabs>
    </w:pPr>
  </w:style>
  <w:style w:type="character" w:customStyle="1" w:styleId="PieddepageCar">
    <w:name w:val="Pied de page Car"/>
    <w:basedOn w:val="Policepardfaut"/>
    <w:link w:val="Pieddepage"/>
    <w:uiPriority w:val="99"/>
    <w:rsid w:val="007D214F"/>
  </w:style>
  <w:style w:type="character" w:styleId="Numrodepage">
    <w:name w:val="page number"/>
    <w:basedOn w:val="Policepardfaut"/>
    <w:uiPriority w:val="99"/>
    <w:semiHidden/>
    <w:unhideWhenUsed/>
    <w:rsid w:val="00FC5BEC"/>
  </w:style>
  <w:style w:type="character" w:customStyle="1" w:styleId="Titre1Car">
    <w:name w:val="Titre 1 Car"/>
    <w:basedOn w:val="Policepardfaut"/>
    <w:link w:val="Titre1"/>
    <w:rsid w:val="00552DA2"/>
    <w:rPr>
      <w:rFonts w:asciiTheme="majorHAnsi" w:eastAsiaTheme="majorEastAsia" w:hAnsiTheme="majorHAnsi" w:cstheme="majorBidi"/>
      <w:b/>
      <w:bCs/>
      <w:color w:val="345A8A" w:themeColor="accent1" w:themeShade="B5"/>
      <w:sz w:val="32"/>
      <w:szCs w:val="32"/>
    </w:rPr>
  </w:style>
  <w:style w:type="paragraph" w:styleId="Textedebulles">
    <w:name w:val="Balloon Text"/>
    <w:basedOn w:val="Normal"/>
    <w:link w:val="TextedebullesCar"/>
    <w:rsid w:val="006C40B7"/>
    <w:rPr>
      <w:rFonts w:ascii="Tahoma" w:hAnsi="Tahoma" w:cs="Tahoma"/>
      <w:sz w:val="16"/>
      <w:szCs w:val="16"/>
    </w:rPr>
  </w:style>
  <w:style w:type="character" w:customStyle="1" w:styleId="TextedebullesCar">
    <w:name w:val="Texte de bulles Car"/>
    <w:basedOn w:val="Policepardfaut"/>
    <w:link w:val="Textedebulles"/>
    <w:rsid w:val="006C40B7"/>
    <w:rPr>
      <w:rFonts w:ascii="Tahoma" w:hAnsi="Tahoma" w:cs="Tahoma"/>
      <w:sz w:val="16"/>
      <w:szCs w:val="16"/>
    </w:rPr>
  </w:style>
  <w:style w:type="paragraph" w:styleId="Paragraphedeliste">
    <w:name w:val="List Paragraph"/>
    <w:basedOn w:val="Normal"/>
    <w:rsid w:val="00676E01"/>
    <w:pPr>
      <w:ind w:left="720"/>
      <w:contextualSpacing/>
    </w:pPr>
  </w:style>
  <w:style w:type="character" w:customStyle="1" w:styleId="Titre2Car">
    <w:name w:val="Titre 2 Car"/>
    <w:basedOn w:val="Policepardfaut"/>
    <w:link w:val="Titre2"/>
    <w:rsid w:val="00552DA2"/>
    <w:rPr>
      <w:rFonts w:asciiTheme="majorHAnsi" w:eastAsiaTheme="majorEastAsia" w:hAnsiTheme="majorHAnsi" w:cstheme="majorBidi"/>
      <w:b/>
      <w:bCs/>
      <w:color w:val="4F81BD" w:themeColor="accent1"/>
      <w:sz w:val="26"/>
      <w:szCs w:val="26"/>
    </w:rPr>
  </w:style>
  <w:style w:type="paragraph" w:styleId="Listenumros">
    <w:name w:val="List Number"/>
    <w:basedOn w:val="Normal"/>
    <w:rsid w:val="00F96DD6"/>
    <w:pPr>
      <w:contextualSpacing/>
    </w:pPr>
  </w:style>
  <w:style w:type="paragraph" w:styleId="Listecontinue">
    <w:name w:val="List Continue"/>
    <w:basedOn w:val="Normal"/>
    <w:rsid w:val="00E831C7"/>
    <w:pPr>
      <w:ind w:left="283"/>
      <w:contextualSpacing/>
    </w:pPr>
  </w:style>
  <w:style w:type="paragraph" w:styleId="Listecontinue2">
    <w:name w:val="List Continue 2"/>
    <w:basedOn w:val="Normal"/>
    <w:rsid w:val="00E831C7"/>
    <w:pPr>
      <w:ind w:left="566"/>
      <w:contextualSpacing/>
    </w:pPr>
  </w:style>
  <w:style w:type="paragraph" w:styleId="Listepuces2">
    <w:name w:val="List Bullet 2"/>
    <w:basedOn w:val="Normal"/>
    <w:rsid w:val="00E831C7"/>
    <w:pPr>
      <w:numPr>
        <w:numId w:val="8"/>
      </w:numPr>
      <w:contextualSpacing/>
    </w:pPr>
  </w:style>
  <w:style w:type="paragraph" w:styleId="Listepuces">
    <w:name w:val="List Bullet"/>
    <w:basedOn w:val="Normal"/>
    <w:rsid w:val="00E831C7"/>
    <w:pPr>
      <w:numPr>
        <w:numId w:val="7"/>
      </w:numPr>
      <w:contextualSpacing/>
    </w:pPr>
  </w:style>
  <w:style w:type="paragraph" w:styleId="Corpsdetexte">
    <w:name w:val="Body Text"/>
    <w:basedOn w:val="Normal"/>
    <w:link w:val="CorpsdetexteCar"/>
    <w:rsid w:val="0040583F"/>
  </w:style>
  <w:style w:type="character" w:customStyle="1" w:styleId="CorpsdetexteCar">
    <w:name w:val="Corps de texte Car"/>
    <w:basedOn w:val="Policepardfaut"/>
    <w:link w:val="Corpsdetexte"/>
    <w:rsid w:val="0040583F"/>
  </w:style>
  <w:style w:type="paragraph" w:styleId="Corpsdetexte2">
    <w:name w:val="Body Text 2"/>
    <w:basedOn w:val="Normal"/>
    <w:link w:val="Corpsdetexte2Car"/>
    <w:rsid w:val="0055533A"/>
    <w:pPr>
      <w:spacing w:line="480" w:lineRule="auto"/>
    </w:pPr>
  </w:style>
  <w:style w:type="character" w:customStyle="1" w:styleId="Corpsdetexte2Car">
    <w:name w:val="Corps de texte 2 Car"/>
    <w:basedOn w:val="Policepardfaut"/>
    <w:link w:val="Corpsdetexte2"/>
    <w:rsid w:val="0055533A"/>
  </w:style>
  <w:style w:type="table" w:styleId="Grilledutableau">
    <w:name w:val="Table Grid"/>
    <w:basedOn w:val="TableauNormal"/>
    <w:rsid w:val="00EA78A9"/>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5E7FD6"/>
    <w:pPr>
      <w:spacing w:line="276" w:lineRule="auto"/>
      <w:contextualSpacing w:val="0"/>
      <w:outlineLvl w:val="9"/>
    </w:pPr>
    <w:rPr>
      <w:color w:val="365F91" w:themeColor="accent1" w:themeShade="BF"/>
      <w:sz w:val="28"/>
      <w:szCs w:val="28"/>
      <w:lang w:eastAsia="fr-FR"/>
    </w:rPr>
  </w:style>
  <w:style w:type="paragraph" w:styleId="TM1">
    <w:name w:val="toc 1"/>
    <w:basedOn w:val="Normal"/>
    <w:next w:val="Normal"/>
    <w:autoRedefine/>
    <w:uiPriority w:val="39"/>
    <w:rsid w:val="002A1892"/>
    <w:pPr>
      <w:tabs>
        <w:tab w:val="left" w:pos="480"/>
        <w:tab w:val="right" w:leader="dot" w:pos="10188"/>
      </w:tabs>
      <w:spacing w:after="100"/>
    </w:pPr>
  </w:style>
  <w:style w:type="character" w:styleId="Lienhypertexte">
    <w:name w:val="Hyperlink"/>
    <w:basedOn w:val="Policepardfaut"/>
    <w:uiPriority w:val="99"/>
    <w:unhideWhenUsed/>
    <w:rsid w:val="005E7FD6"/>
    <w:rPr>
      <w:color w:val="0000FF" w:themeColor="hyperlink"/>
      <w:u w:val="single"/>
    </w:rPr>
  </w:style>
  <w:style w:type="character" w:customStyle="1" w:styleId="Titre3Car">
    <w:name w:val="Titre 3 Car"/>
    <w:basedOn w:val="Policepardfaut"/>
    <w:link w:val="Titre3"/>
    <w:rsid w:val="00552DA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rsid w:val="006860F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rsid w:val="006860F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rsid w:val="006860F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rsid w:val="006860F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6860F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rsid w:val="006860F7"/>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rsid w:val="00552DA2"/>
    <w:pPr>
      <w:tabs>
        <w:tab w:val="left" w:pos="880"/>
        <w:tab w:val="right" w:leader="dot" w:pos="10188"/>
      </w:tabs>
      <w:spacing w:after="100"/>
      <w:ind w:left="240"/>
    </w:pPr>
  </w:style>
  <w:style w:type="paragraph" w:styleId="TM3">
    <w:name w:val="toc 3"/>
    <w:basedOn w:val="Normal"/>
    <w:next w:val="Normal"/>
    <w:autoRedefine/>
    <w:uiPriority w:val="39"/>
    <w:rsid w:val="00C967B4"/>
    <w:pPr>
      <w:spacing w:after="100"/>
      <w:ind w:left="480"/>
    </w:pPr>
  </w:style>
  <w:style w:type="paragraph" w:styleId="Lgende">
    <w:name w:val="caption"/>
    <w:basedOn w:val="Normal"/>
    <w:next w:val="Normal"/>
    <w:unhideWhenUsed/>
    <w:rsid w:val="00EF47C2"/>
    <w:pPr>
      <w:spacing w:after="200"/>
      <w:jc w:val="center"/>
    </w:pPr>
    <w:rPr>
      <w:b/>
      <w:bCs/>
      <w:color w:val="4F81BD" w:themeColor="accent1"/>
      <w:sz w:val="22"/>
      <w:szCs w:val="22"/>
    </w:rPr>
  </w:style>
  <w:style w:type="table" w:styleId="Grillemoyenne3-Accent1">
    <w:name w:val="Medium Grid 3 Accent 1"/>
    <w:basedOn w:val="TableauNormal"/>
    <w:rsid w:val="00EF47C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abledesillustrations">
    <w:name w:val="table of figures"/>
    <w:basedOn w:val="Normal"/>
    <w:next w:val="Normal"/>
    <w:uiPriority w:val="99"/>
    <w:unhideWhenUsed/>
    <w:rsid w:val="0028353F"/>
    <w:pPr>
      <w:spacing w:after="0"/>
    </w:pPr>
  </w:style>
  <w:style w:type="paragraph" w:styleId="Rvision">
    <w:name w:val="Revision"/>
    <w:hidden/>
    <w:semiHidden/>
    <w:rsid w:val="001924B9"/>
    <w:pPr>
      <w:spacing w:after="0"/>
    </w:pPr>
    <w:rPr>
      <w:rFonts w:ascii="Times New Roman" w:hAnsi="Times New Roman"/>
    </w:rPr>
  </w:style>
  <w:style w:type="character" w:styleId="Marquedecommentaire">
    <w:name w:val="annotation reference"/>
    <w:basedOn w:val="Policepardfaut"/>
    <w:semiHidden/>
    <w:unhideWhenUsed/>
    <w:rsid w:val="00567BB4"/>
    <w:rPr>
      <w:sz w:val="16"/>
      <w:szCs w:val="16"/>
    </w:rPr>
  </w:style>
  <w:style w:type="paragraph" w:styleId="Commentaire">
    <w:name w:val="annotation text"/>
    <w:basedOn w:val="Normal"/>
    <w:link w:val="CommentaireCar"/>
    <w:semiHidden/>
    <w:unhideWhenUsed/>
    <w:rsid w:val="00567BB4"/>
    <w:rPr>
      <w:sz w:val="20"/>
      <w:szCs w:val="20"/>
    </w:rPr>
  </w:style>
  <w:style w:type="character" w:customStyle="1" w:styleId="CommentaireCar">
    <w:name w:val="Commentaire Car"/>
    <w:basedOn w:val="Policepardfaut"/>
    <w:link w:val="Commentaire"/>
    <w:semiHidden/>
    <w:rsid w:val="00567BB4"/>
    <w:rPr>
      <w:rFonts w:ascii="Times New Roman" w:hAnsi="Times New Roman"/>
      <w:sz w:val="20"/>
      <w:szCs w:val="20"/>
    </w:rPr>
  </w:style>
  <w:style w:type="paragraph" w:styleId="Objetducommentaire">
    <w:name w:val="annotation subject"/>
    <w:basedOn w:val="Commentaire"/>
    <w:next w:val="Commentaire"/>
    <w:link w:val="ObjetducommentaireCar"/>
    <w:semiHidden/>
    <w:unhideWhenUsed/>
    <w:rsid w:val="00567BB4"/>
    <w:rPr>
      <w:b/>
      <w:bCs/>
    </w:rPr>
  </w:style>
  <w:style w:type="character" w:customStyle="1" w:styleId="ObjetducommentaireCar">
    <w:name w:val="Objet du commentaire Car"/>
    <w:basedOn w:val="CommentaireCar"/>
    <w:link w:val="Objetducommentaire"/>
    <w:semiHidden/>
    <w:rsid w:val="00567BB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6842">
      <w:bodyDiv w:val="1"/>
      <w:marLeft w:val="0"/>
      <w:marRight w:val="0"/>
      <w:marTop w:val="0"/>
      <w:marBottom w:val="0"/>
      <w:divBdr>
        <w:top w:val="none" w:sz="0" w:space="0" w:color="auto"/>
        <w:left w:val="none" w:sz="0" w:space="0" w:color="auto"/>
        <w:bottom w:val="none" w:sz="0" w:space="0" w:color="auto"/>
        <w:right w:val="none" w:sz="0" w:space="0" w:color="auto"/>
      </w:divBdr>
    </w:div>
    <w:div w:id="255553699">
      <w:bodyDiv w:val="1"/>
      <w:marLeft w:val="0"/>
      <w:marRight w:val="0"/>
      <w:marTop w:val="0"/>
      <w:marBottom w:val="0"/>
      <w:divBdr>
        <w:top w:val="none" w:sz="0" w:space="0" w:color="auto"/>
        <w:left w:val="none" w:sz="0" w:space="0" w:color="auto"/>
        <w:bottom w:val="none" w:sz="0" w:space="0" w:color="auto"/>
        <w:right w:val="none" w:sz="0" w:space="0" w:color="auto"/>
      </w:divBdr>
    </w:div>
    <w:div w:id="323705997">
      <w:bodyDiv w:val="1"/>
      <w:marLeft w:val="0"/>
      <w:marRight w:val="0"/>
      <w:marTop w:val="0"/>
      <w:marBottom w:val="0"/>
      <w:divBdr>
        <w:top w:val="none" w:sz="0" w:space="0" w:color="auto"/>
        <w:left w:val="none" w:sz="0" w:space="0" w:color="auto"/>
        <w:bottom w:val="none" w:sz="0" w:space="0" w:color="auto"/>
        <w:right w:val="none" w:sz="0" w:space="0" w:color="auto"/>
      </w:divBdr>
    </w:div>
    <w:div w:id="436023502">
      <w:bodyDiv w:val="1"/>
      <w:marLeft w:val="0"/>
      <w:marRight w:val="0"/>
      <w:marTop w:val="0"/>
      <w:marBottom w:val="0"/>
      <w:divBdr>
        <w:top w:val="none" w:sz="0" w:space="0" w:color="auto"/>
        <w:left w:val="none" w:sz="0" w:space="0" w:color="auto"/>
        <w:bottom w:val="none" w:sz="0" w:space="0" w:color="auto"/>
        <w:right w:val="none" w:sz="0" w:space="0" w:color="auto"/>
      </w:divBdr>
    </w:div>
    <w:div w:id="1085106997">
      <w:bodyDiv w:val="1"/>
      <w:marLeft w:val="0"/>
      <w:marRight w:val="0"/>
      <w:marTop w:val="0"/>
      <w:marBottom w:val="0"/>
      <w:divBdr>
        <w:top w:val="none" w:sz="0" w:space="0" w:color="auto"/>
        <w:left w:val="none" w:sz="0" w:space="0" w:color="auto"/>
        <w:bottom w:val="none" w:sz="0" w:space="0" w:color="auto"/>
        <w:right w:val="none" w:sz="0" w:space="0" w:color="auto"/>
      </w:divBdr>
    </w:div>
    <w:div w:id="1110081393">
      <w:bodyDiv w:val="1"/>
      <w:marLeft w:val="0"/>
      <w:marRight w:val="0"/>
      <w:marTop w:val="0"/>
      <w:marBottom w:val="0"/>
      <w:divBdr>
        <w:top w:val="none" w:sz="0" w:space="0" w:color="auto"/>
        <w:left w:val="none" w:sz="0" w:space="0" w:color="auto"/>
        <w:bottom w:val="none" w:sz="0" w:space="0" w:color="auto"/>
        <w:right w:val="none" w:sz="0" w:space="0" w:color="auto"/>
      </w:divBdr>
    </w:div>
    <w:div w:id="1339233031">
      <w:bodyDiv w:val="1"/>
      <w:marLeft w:val="0"/>
      <w:marRight w:val="0"/>
      <w:marTop w:val="0"/>
      <w:marBottom w:val="0"/>
      <w:divBdr>
        <w:top w:val="none" w:sz="0" w:space="0" w:color="auto"/>
        <w:left w:val="none" w:sz="0" w:space="0" w:color="auto"/>
        <w:bottom w:val="none" w:sz="0" w:space="0" w:color="auto"/>
        <w:right w:val="none" w:sz="0" w:space="0" w:color="auto"/>
      </w:divBdr>
    </w:div>
    <w:div w:id="1521817125">
      <w:bodyDiv w:val="1"/>
      <w:marLeft w:val="0"/>
      <w:marRight w:val="0"/>
      <w:marTop w:val="0"/>
      <w:marBottom w:val="0"/>
      <w:divBdr>
        <w:top w:val="none" w:sz="0" w:space="0" w:color="auto"/>
        <w:left w:val="none" w:sz="0" w:space="0" w:color="auto"/>
        <w:bottom w:val="none" w:sz="0" w:space="0" w:color="auto"/>
        <w:right w:val="none" w:sz="0" w:space="0" w:color="auto"/>
      </w:divBdr>
    </w:div>
    <w:div w:id="1867791475">
      <w:bodyDiv w:val="1"/>
      <w:marLeft w:val="0"/>
      <w:marRight w:val="0"/>
      <w:marTop w:val="0"/>
      <w:marBottom w:val="0"/>
      <w:divBdr>
        <w:top w:val="none" w:sz="0" w:space="0" w:color="auto"/>
        <w:left w:val="none" w:sz="0" w:space="0" w:color="auto"/>
        <w:bottom w:val="none" w:sz="0" w:space="0" w:color="auto"/>
        <w:right w:val="none" w:sz="0" w:space="0" w:color="auto"/>
      </w:divBdr>
    </w:div>
    <w:div w:id="2123915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FE881-8D73-419A-9A9D-FA28F20F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25</Pages>
  <Words>5805</Words>
  <Characters>31928</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RK-&lt;REFERENCE&gt; - version 1.3 - 19/08/16 - Provisoire</vt:lpstr>
    </vt:vector>
  </TitlesOfParts>
  <Company>RiskDesign</Company>
  <LinksUpToDate>false</LinksUpToDate>
  <CharactersWithSpaces>37658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RK-&lt;REFERENCE&gt; - version 1.3 - 19/08/16 - Provisoire</dc:title>
  <dc:creator>Frédéric ISRAEL</dc:creator>
  <cp:lastModifiedBy>Quyen THIEU</cp:lastModifiedBy>
  <cp:revision>3</cp:revision>
  <dcterms:created xsi:type="dcterms:W3CDTF">2023-11-28T12:16:00Z</dcterms:created>
  <dcterms:modified xsi:type="dcterms:W3CDTF">2023-11-28T14:48:00Z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